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08A90" w14:textId="3AAC890B" w:rsidR="00B320EA" w:rsidRDefault="00D117FF">
      <w:pPr>
        <w:rPr>
          <w:rFonts w:ascii="Arial Black" w:hAnsi="Arial Black"/>
          <w:sz w:val="32"/>
          <w:szCs w:val="32"/>
        </w:rPr>
      </w:pPr>
      <w:r w:rsidRPr="00237329">
        <w:rPr>
          <w:rFonts w:ascii="Arial Black" w:hAnsi="Arial Black"/>
          <w:sz w:val="32"/>
          <w:szCs w:val="32"/>
        </w:rPr>
        <w:t>Méthode</w:t>
      </w:r>
      <w:r w:rsidR="00CA6A64" w:rsidRPr="00237329">
        <w:rPr>
          <w:rFonts w:ascii="Arial Black" w:hAnsi="Arial Black"/>
          <w:sz w:val="32"/>
          <w:szCs w:val="32"/>
        </w:rPr>
        <w:t xml:space="preserve"> </w:t>
      </w:r>
      <w:r w:rsidR="00237329" w:rsidRPr="00237329">
        <w:rPr>
          <w:rFonts w:ascii="Arial Black" w:hAnsi="Arial Black"/>
          <w:sz w:val="32"/>
          <w:szCs w:val="32"/>
        </w:rPr>
        <w:t>d’installation</w:t>
      </w:r>
      <w:r w:rsidRPr="00237329">
        <w:rPr>
          <w:rFonts w:ascii="Arial Black" w:hAnsi="Arial Black"/>
          <w:sz w:val="32"/>
          <w:szCs w:val="32"/>
        </w:rPr>
        <w:t xml:space="preserve"> du langage Java</w:t>
      </w:r>
    </w:p>
    <w:p w14:paraId="5448335E" w14:textId="77777777" w:rsidR="00DE34D3" w:rsidRDefault="00DE34D3">
      <w:pPr>
        <w:rPr>
          <w:rFonts w:ascii="Arial Black" w:hAnsi="Arial Black"/>
          <w:sz w:val="32"/>
          <w:szCs w:val="32"/>
        </w:rPr>
      </w:pPr>
    </w:p>
    <w:p w14:paraId="21C2C390" w14:textId="77777777" w:rsidR="00DE34D3" w:rsidRPr="00DE34D3" w:rsidRDefault="00DE34D3" w:rsidP="00DE34D3">
      <w:pPr>
        <w:rPr>
          <w:rFonts w:ascii="Arial Black" w:hAnsi="Arial Black"/>
          <w:b/>
          <w:bCs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  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Les  éléments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de base en Java                         </w:t>
      </w:r>
    </w:p>
    <w:p w14:paraId="47D51DD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  <w:t>1)  Introduction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 Programmer c’est quoi ????</w:t>
      </w:r>
      <w:r w:rsidRPr="00DE34D3">
        <w:rPr>
          <w:rFonts w:ascii="Arial Black" w:hAnsi="Arial Black"/>
          <w:sz w:val="32"/>
          <w:szCs w:val="32"/>
        </w:rPr>
        <w:br/>
        <w:t xml:space="preserve">Programmer </w:t>
      </w:r>
      <w:proofErr w:type="gramStart"/>
      <w:r w:rsidRPr="00DE34D3">
        <w:rPr>
          <w:rFonts w:ascii="Arial Black" w:hAnsi="Arial Black"/>
          <w:sz w:val="32"/>
          <w:szCs w:val="32"/>
        </w:rPr>
        <w:t>signifie  réaliser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des  «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programmes  informatiques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». Les </w:t>
      </w:r>
      <w:proofErr w:type="gramStart"/>
      <w:r w:rsidRPr="00DE34D3">
        <w:rPr>
          <w:rFonts w:ascii="Arial Black" w:hAnsi="Arial Black"/>
          <w:sz w:val="32"/>
          <w:szCs w:val="32"/>
        </w:rPr>
        <w:t>programmes  demandent</w:t>
      </w:r>
      <w:proofErr w:type="gramEnd"/>
      <w:r w:rsidRPr="00DE34D3">
        <w:rPr>
          <w:rFonts w:ascii="Arial Black" w:hAnsi="Arial Black"/>
          <w:sz w:val="32"/>
          <w:szCs w:val="32"/>
        </w:rPr>
        <w:t>  à l’ordinateur d'effectuer des</w:t>
      </w:r>
      <w:r w:rsidRPr="00DE34D3">
        <w:rPr>
          <w:rFonts w:ascii="Arial Black" w:hAnsi="Arial Black"/>
          <w:b/>
          <w:bCs/>
          <w:sz w:val="32"/>
          <w:szCs w:val="32"/>
        </w:rPr>
        <w:t xml:space="preserve"> </w:t>
      </w:r>
      <w:r w:rsidRPr="00DE34D3">
        <w:rPr>
          <w:rFonts w:ascii="Arial Black" w:hAnsi="Arial Black"/>
          <w:sz w:val="32"/>
          <w:szCs w:val="32"/>
        </w:rPr>
        <w:t>actions.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==&gt; Votre ordinateur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est  rempli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  de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programmes  comme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:</w:t>
      </w:r>
    </w:p>
    <w:p w14:paraId="55E59EB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* la calculatrice </w:t>
      </w:r>
      <w:proofErr w:type="gramStart"/>
      <w:r w:rsidRPr="00DE34D3">
        <w:rPr>
          <w:rFonts w:ascii="Arial Black" w:hAnsi="Arial Black"/>
          <w:sz w:val="32"/>
          <w:szCs w:val="32"/>
        </w:rPr>
        <w:t>est  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programme</w:t>
      </w:r>
    </w:p>
    <w:p w14:paraId="65077AE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* votre </w:t>
      </w:r>
      <w:proofErr w:type="gramStart"/>
      <w:r w:rsidRPr="00DE34D3">
        <w:rPr>
          <w:rFonts w:ascii="Arial Black" w:hAnsi="Arial Black"/>
          <w:sz w:val="32"/>
          <w:szCs w:val="32"/>
        </w:rPr>
        <w:t>traitement  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texte </w:t>
      </w:r>
      <w:proofErr w:type="gramStart"/>
      <w:r w:rsidRPr="00DE34D3">
        <w:rPr>
          <w:rFonts w:ascii="Arial Black" w:hAnsi="Arial Black"/>
          <w:sz w:val="32"/>
          <w:szCs w:val="32"/>
        </w:rPr>
        <w:t>est  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programme</w:t>
      </w:r>
    </w:p>
    <w:p w14:paraId="6B0292E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* votre </w:t>
      </w:r>
      <w:proofErr w:type="gramStart"/>
      <w:r w:rsidRPr="00DE34D3">
        <w:rPr>
          <w:rFonts w:ascii="Arial Black" w:hAnsi="Arial Black"/>
          <w:sz w:val="32"/>
          <w:szCs w:val="32"/>
        </w:rPr>
        <w:t>logiciel  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« </w:t>
      </w:r>
      <w:proofErr w:type="gramStart"/>
      <w:r w:rsidRPr="00DE34D3">
        <w:rPr>
          <w:rFonts w:ascii="Arial Black" w:hAnsi="Arial Black"/>
          <w:sz w:val="32"/>
          <w:szCs w:val="32"/>
        </w:rPr>
        <w:t>chat  »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est  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programme</w:t>
      </w:r>
    </w:p>
    <w:p w14:paraId="5CCAC7D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* </w:t>
      </w:r>
      <w:proofErr w:type="gramStart"/>
      <w:r w:rsidRPr="00DE34D3">
        <w:rPr>
          <w:rFonts w:ascii="Arial Black" w:hAnsi="Arial Black"/>
          <w:sz w:val="32"/>
          <w:szCs w:val="32"/>
        </w:rPr>
        <w:t>les  jeux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 vidéo </w:t>
      </w:r>
      <w:proofErr w:type="gramStart"/>
      <w:r w:rsidRPr="00DE34D3">
        <w:rPr>
          <w:rFonts w:ascii="Arial Black" w:hAnsi="Arial Black"/>
          <w:sz w:val="32"/>
          <w:szCs w:val="32"/>
        </w:rPr>
        <w:t>sont  des</w:t>
      </w:r>
      <w:proofErr w:type="gramEnd"/>
      <w:r w:rsidRPr="00DE34D3">
        <w:rPr>
          <w:rFonts w:ascii="Arial Black" w:hAnsi="Arial Black"/>
          <w:sz w:val="32"/>
          <w:szCs w:val="32"/>
        </w:rPr>
        <w:t>  programmes</w:t>
      </w:r>
    </w:p>
    <w:p w14:paraId="6A60686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F9127B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 xml:space="preserve">==&gt; De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quels  logiciels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 a-t-on besoin pour programmer ?</w:t>
      </w:r>
    </w:p>
    <w:p w14:paraId="4EAD15C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 xml:space="preserve">* Installer les outilles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nécessaires: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 JDK  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et  Eclipse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IDE</w:t>
      </w:r>
    </w:p>
    <w:p w14:paraId="6128867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  <w:r w:rsidRPr="00DE34D3">
        <w:rPr>
          <w:rFonts w:ascii="Arial Black" w:hAnsi="Arial Black"/>
          <w:b/>
          <w:bCs/>
          <w:sz w:val="32"/>
          <w:szCs w:val="32"/>
        </w:rPr>
        <w:t>JDK :     </w:t>
      </w:r>
      <w:r w:rsidRPr="00DE34D3">
        <w:rPr>
          <w:rFonts w:ascii="Arial Black" w:hAnsi="Arial Black"/>
          <w:sz w:val="32"/>
          <w:szCs w:val="32"/>
        </w:rPr>
        <w:br/>
        <w:t>Commencez par télécharger l'environnement Java sur </w:t>
      </w:r>
      <w:hyperlink r:id="rId4" w:tgtFrame="_blank" w:history="1">
        <w:r w:rsidRPr="00DE34D3">
          <w:rPr>
            <w:rStyle w:val="Lienhypertexte"/>
            <w:rFonts w:ascii="Arial Black" w:hAnsi="Arial Black"/>
            <w:b/>
            <w:bCs/>
            <w:sz w:val="32"/>
            <w:szCs w:val="32"/>
          </w:rPr>
          <w:t>le site d'Oracle</w:t>
        </w:r>
      </w:hyperlink>
      <w:r w:rsidRPr="00DE34D3">
        <w:rPr>
          <w:rFonts w:ascii="Arial Black" w:hAnsi="Arial Black"/>
          <w:sz w:val="32"/>
          <w:szCs w:val="32"/>
        </w:rPr>
        <w:t>, comme le montre la figure suivante. Choisissez la dernière version stable</w:t>
      </w:r>
    </w:p>
    <w:p w14:paraId="6ABC99DD" w14:textId="371CCBE4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4E89818" wp14:editId="6CF85440">
            <wp:extent cx="2724150" cy="647700"/>
            <wp:effectExtent l="0" t="0" r="0" b="0"/>
            <wp:docPr id="695014752" name="Image 132" descr="Une image contenant Police, texte, blanc, conception&#10;&#10;Le contenu généré par l’IA peut être incorrect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14752" name="Image 132" descr="Une image contenant Police, texte, blanc, conception&#10;&#10;Le contenu généré par l’IA peut être incorrect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AA6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Le Java </w:t>
      </w:r>
      <w:proofErr w:type="spellStart"/>
      <w:r w:rsidRPr="00DE34D3">
        <w:rPr>
          <w:rFonts w:ascii="Arial Black" w:hAnsi="Arial Black"/>
          <w:sz w:val="32"/>
          <w:szCs w:val="32"/>
        </w:rPr>
        <w:t>Development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Kit (JDK) désigne un ensemble de bibliothèques logicielles de base du langage de programmation Java, ainsi que les outils avec lesquels le code Java peut être compilé, transformé en </w:t>
      </w:r>
      <w:proofErr w:type="spellStart"/>
      <w:r w:rsidRPr="00DE34D3">
        <w:rPr>
          <w:rFonts w:ascii="Arial Black" w:hAnsi="Arial Black"/>
          <w:sz w:val="32"/>
          <w:szCs w:val="32"/>
        </w:rPr>
        <w:t>bytecode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destiné à la machine virtuelle Java.</w:t>
      </w:r>
      <w:r w:rsidRPr="00DE34D3">
        <w:rPr>
          <w:rFonts w:ascii="Arial Black" w:hAnsi="Arial Black"/>
          <w:sz w:val="32"/>
          <w:szCs w:val="32"/>
        </w:rPr>
        <w:br/>
        <w:t xml:space="preserve"> Pour L’installation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de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jdk</w:t>
      </w:r>
      <w:proofErr w:type="spellEnd"/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</w:t>
      </w:r>
      <w:r w:rsidRPr="00DE34D3">
        <w:rPr>
          <w:rFonts w:ascii="Arial Black" w:hAnsi="Arial Black"/>
          <w:sz w:val="32"/>
          <w:szCs w:val="32"/>
        </w:rPr>
        <w:t> </w:t>
      </w:r>
      <w:proofErr w:type="gramStart"/>
      <w:r w:rsidRPr="00DE34D3">
        <w:rPr>
          <w:rFonts w:ascii="Arial Black" w:hAnsi="Arial Black"/>
          <w:sz w:val="32"/>
          <w:szCs w:val="32"/>
        </w:rPr>
        <w:t>est  très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simple comme n’importe quel logiciel.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Eclipse ID :</w:t>
      </w:r>
    </w:p>
    <w:p w14:paraId="0401C3B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Avant toute chose, quelques mots sur le projet Eclipse. « Eclipse IDE » est un environnement de développement libre permettant de créer des programmes dans de nombreux langages de programmation (Java, C++, PHP…). C'est l'outil que nous </w:t>
      </w:r>
      <w:proofErr w:type="gramStart"/>
      <w:r w:rsidRPr="00DE34D3">
        <w:rPr>
          <w:rFonts w:ascii="Arial Black" w:hAnsi="Arial Black"/>
          <w:sz w:val="32"/>
          <w:szCs w:val="32"/>
        </w:rPr>
        <w:t>allons  utiliser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pour programmer. </w:t>
      </w:r>
    </w:p>
    <w:p w14:paraId="52BEB63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79627C8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</w:p>
    <w:p w14:paraId="524F571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48CD4C33" w14:textId="3DAB8AEF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A1F9427" wp14:editId="0DC51A42">
            <wp:extent cx="1905000" cy="1905000"/>
            <wp:effectExtent l="0" t="0" r="0" b="0"/>
            <wp:docPr id="793615632" name="Image 131" descr="Une image contenant cercle, sphère, Caractère coloré, planète&#10;&#10;Le contenu généré par l’IA peut être incorrect.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15632" name="Image 131" descr="Une image contenant cercle, sphère, Caractère coloré, planète&#10;&#10;Le contenu généré par l’IA peut être incorrect.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0C8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==&gt; Les étapes pour installer Eclipse </w:t>
      </w:r>
    </w:p>
    <w:p w14:paraId="687991B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Je vous invite donc à </w:t>
      </w:r>
      <w:proofErr w:type="spellStart"/>
      <w:r w:rsidRPr="00DE34D3">
        <w:rPr>
          <w:rFonts w:ascii="Arial Black" w:hAnsi="Arial Black"/>
          <w:sz w:val="32"/>
          <w:szCs w:val="32"/>
        </w:rPr>
        <w:fldChar w:fldCharType="begin"/>
      </w:r>
      <w:r w:rsidRPr="00DE34D3">
        <w:rPr>
          <w:rFonts w:ascii="Arial Black" w:hAnsi="Arial Black"/>
          <w:sz w:val="32"/>
          <w:szCs w:val="32"/>
        </w:rPr>
        <w:instrText>HYPERLINK "https://www.eclipse.org/" \t "_blank"</w:instrText>
      </w:r>
      <w:r w:rsidRPr="00DE34D3">
        <w:rPr>
          <w:rFonts w:ascii="Arial Black" w:hAnsi="Arial Black"/>
          <w:sz w:val="32"/>
          <w:szCs w:val="32"/>
        </w:rPr>
      </w:r>
      <w:r w:rsidRPr="00DE34D3">
        <w:rPr>
          <w:rFonts w:ascii="Arial Black" w:hAnsi="Arial Black"/>
          <w:sz w:val="32"/>
          <w:szCs w:val="32"/>
        </w:rPr>
        <w:fldChar w:fldCharType="separate"/>
      </w:r>
      <w:r w:rsidRPr="00DE34D3">
        <w:rPr>
          <w:rStyle w:val="Lienhypertexte"/>
          <w:rFonts w:ascii="Arial Black" w:hAnsi="Arial Black"/>
          <w:b/>
          <w:bCs/>
          <w:sz w:val="32"/>
          <w:szCs w:val="32"/>
        </w:rPr>
        <w:t>téléchargerEclipse</w:t>
      </w:r>
      <w:proofErr w:type="spellEnd"/>
      <w:r w:rsidRPr="00DE34D3">
        <w:rPr>
          <w:rStyle w:val="Lienhypertexte"/>
          <w:rFonts w:ascii="Arial Black" w:hAnsi="Arial Black"/>
          <w:b/>
          <w:bCs/>
          <w:sz w:val="32"/>
          <w:szCs w:val="32"/>
        </w:rPr>
        <w:t xml:space="preserve"> IDE</w:t>
      </w:r>
      <w:r w:rsidRPr="00DE34D3">
        <w:rPr>
          <w:rFonts w:ascii="Arial Black" w:hAnsi="Arial Black"/>
          <w:sz w:val="32"/>
          <w:szCs w:val="32"/>
        </w:rPr>
        <w:fldChar w:fldCharType="end"/>
      </w:r>
      <w:r w:rsidRPr="00DE34D3">
        <w:rPr>
          <w:rFonts w:ascii="Arial Black" w:hAnsi="Arial Black"/>
          <w:sz w:val="32"/>
          <w:szCs w:val="32"/>
        </w:rPr>
        <w:t xml:space="preserve">. </w:t>
      </w:r>
      <w:proofErr w:type="gramStart"/>
      <w:r w:rsidRPr="00DE34D3">
        <w:rPr>
          <w:rFonts w:ascii="Arial Black" w:hAnsi="Arial Black"/>
          <w:sz w:val="32"/>
          <w:szCs w:val="32"/>
        </w:rPr>
        <w:t>Après  choisissez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version d'Eclipse correspondant à votre OS (</w:t>
      </w:r>
      <w:r w:rsidRPr="00DE34D3">
        <w:rPr>
          <w:rFonts w:ascii="Arial Black" w:hAnsi="Arial Black"/>
          <w:i/>
          <w:iCs/>
          <w:sz w:val="32"/>
          <w:szCs w:val="32"/>
        </w:rPr>
        <w:t>Operating System</w:t>
      </w:r>
      <w:r w:rsidRPr="00DE34D3">
        <w:rPr>
          <w:rFonts w:ascii="Arial Black" w:hAnsi="Arial Black"/>
          <w:sz w:val="32"/>
          <w:szCs w:val="32"/>
        </w:rPr>
        <w:t> = système d'exploitation</w:t>
      </w:r>
      <w:proofErr w:type="gramStart"/>
      <w:r w:rsidRPr="00DE34D3">
        <w:rPr>
          <w:rFonts w:ascii="Arial Black" w:hAnsi="Arial Black"/>
          <w:sz w:val="32"/>
          <w:szCs w:val="32"/>
        </w:rPr>
        <w:t>),  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lors </w:t>
      </w:r>
      <w:proofErr w:type="gramStart"/>
      <w:r w:rsidRPr="00DE34D3">
        <w:rPr>
          <w:rFonts w:ascii="Arial Black" w:hAnsi="Arial Black"/>
          <w:sz w:val="32"/>
          <w:szCs w:val="32"/>
        </w:rPr>
        <w:t>de  l’installation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choisissez  </w:t>
      </w:r>
      <w:r w:rsidRPr="00DE34D3">
        <w:rPr>
          <w:rFonts w:ascii="Arial Black" w:hAnsi="Arial Black"/>
          <w:b/>
          <w:bCs/>
          <w:sz w:val="32"/>
          <w:szCs w:val="32"/>
        </w:rPr>
        <w:t>Eclipse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IDE for Java 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Developers</w:t>
      </w:r>
      <w:proofErr w:type="spellEnd"/>
      <w:r w:rsidRPr="00DE34D3">
        <w:rPr>
          <w:rFonts w:ascii="Arial Black" w:hAnsi="Arial Black"/>
          <w:sz w:val="32"/>
          <w:szCs w:val="32"/>
        </w:rPr>
        <w:t>, comme indiqué à la figure suivante.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1AD920E9" w14:textId="76863FC3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5883884A" wp14:editId="5D8D04F5">
            <wp:extent cx="4267200" cy="3838575"/>
            <wp:effectExtent l="0" t="0" r="0" b="9525"/>
            <wp:docPr id="1944709145" name="Image 130" descr="Une image contenant texte, capture d’écran&#10;&#10;Le contenu généré par l’IA peut être incorrect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9145" name="Image 130" descr="Une image contenant texte, capture d’écran&#10;&#10;Le contenu généré par l’IA peut être incorrect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39E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4D4B042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1EC0C56" w14:textId="4EC77F4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9105CD8" wp14:editId="5B20A49C">
            <wp:extent cx="4276725" cy="3095625"/>
            <wp:effectExtent l="0" t="0" r="9525" b="9525"/>
            <wp:docPr id="1949590514" name="Image 129" descr="Une image contenant texte, capture d’écran, Police, ligne&#10;&#10;Le contenu généré par l’IA peut être incorrect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90514" name="Image 129" descr="Une image contenant texte, capture d’écran, Police, ligne&#10;&#10;Le contenu généré par l’IA peut être incorrect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1ED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186625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  <w:t> </w:t>
      </w:r>
    </w:p>
    <w:p w14:paraId="2B7798F2" w14:textId="7892AE89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3C69BC5" wp14:editId="0E57DC00">
            <wp:extent cx="4324350" cy="2152650"/>
            <wp:effectExtent l="0" t="0" r="0" b="0"/>
            <wp:docPr id="1614150852" name="Image 128" descr="Une image contenant texte, capture d’écran, Police, nombre&#10;&#10;Le contenu généré par l’IA peut être incorrect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50852" name="Image 128" descr="Une image contenant texte, capture d’écran, Police, nombre&#10;&#10;Le contenu généré par l’IA peut être incorrect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40A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1743034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00E0B93F" w14:textId="2A0C3FC9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5528B1D" wp14:editId="43518947">
            <wp:extent cx="4343400" cy="2238375"/>
            <wp:effectExtent l="0" t="0" r="0" b="9525"/>
            <wp:docPr id="831533992" name="Image 127" descr="cours en jav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cours en jav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573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B30BA3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7646C86" w14:textId="7706FC7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0AAFBA5F" wp14:editId="28238DE3">
            <wp:extent cx="4953000" cy="5915025"/>
            <wp:effectExtent l="0" t="0" r="0" b="9525"/>
            <wp:docPr id="607192017" name="Image 126" descr="cours en jav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ours en jav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58B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5ED923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160E56D7" w14:textId="3FE12798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28D7208" wp14:editId="5B9FB1FB">
            <wp:extent cx="4029075" cy="1866900"/>
            <wp:effectExtent l="0" t="0" r="9525" b="0"/>
            <wp:docPr id="691141903" name="Image 125" descr="Une image contenant texte, capture d’écran, logiciel, Police&#10;&#10;Le contenu généré par l’IA peut être incorrect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1903" name="Image 125" descr="Une image contenant texte, capture d’écran, logiciel, Police&#10;&#10;Le contenu généré par l’IA peut être incorrect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454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3A3D9AF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86E3F6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8835E8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Pour le moment, ce que vous devez retenir, c'est que votre classe est définie par un mot clé (class), qu'elle a un nom (ici, «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PremierClass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») et que son contenu est délimité par des accolades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{ }</w:t>
      </w:r>
      <w:proofErr w:type="gramEnd"/>
      <w:r w:rsidRPr="00DE34D3">
        <w:rPr>
          <w:rFonts w:ascii="Arial Black" w:hAnsi="Arial Black"/>
          <w:sz w:val="32"/>
          <w:szCs w:val="32"/>
        </w:rPr>
        <w:t>. Nous écrirons nos codes sources entre les accolades de la méthode main. La syntaxe de cette méthode est toujours la même :</w:t>
      </w:r>
    </w:p>
    <w:p w14:paraId="12CE7AE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==&gt; Le premier code en java</w:t>
      </w:r>
    </w:p>
    <w:p w14:paraId="164C935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12BCE0F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730E7F2D" w14:textId="53CB1A8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75C5421" wp14:editId="187BDD0D">
            <wp:extent cx="5153025" cy="2105025"/>
            <wp:effectExtent l="0" t="0" r="9525" b="9525"/>
            <wp:docPr id="1443500960" name="Image 124" descr="Une image contenant texte, capture d’écran, affichage, logiciel&#10;&#10;Le contenu généré par l’IA peut être incorrect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0960" name="Image 124" descr="Une image contenant texte, capture d’écran, affichage, logiciel&#10;&#10;Le contenu généré par l’IA peut être incorrect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C45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> </w:t>
      </w:r>
    </w:p>
    <w:p w14:paraId="2645A26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t>  </w:t>
      </w:r>
    </w:p>
    <w:p w14:paraId="58744C1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Pour exécuter ce programme</w:t>
      </w:r>
    </w:p>
    <w:p w14:paraId="0098062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331641B" w14:textId="74783A8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C144AD0" wp14:editId="62DC00A8">
            <wp:extent cx="4486275" cy="1866900"/>
            <wp:effectExtent l="0" t="0" r="9525" b="0"/>
            <wp:docPr id="1397786521" name="Image 123" descr="Une image contenant texte, capture d’écran, logiciel, Police&#10;&#10;Le contenu généré par l’IA peut être incorrect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6521" name="Image 123" descr="Une image contenant texte, capture d’écran, logiciel, Police&#10;&#10;Le contenu généré par l’IA peut être incorrect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A3A6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6FF312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70D4D67" w14:textId="3E980EF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186B25B" wp14:editId="2D120B11">
            <wp:extent cx="3438525" cy="914400"/>
            <wp:effectExtent l="0" t="0" r="9525" b="0"/>
            <wp:docPr id="774914321" name="Image 122" descr="Une image contenant texte, Police, ligne, nombre&#10;&#10;Le contenu généré par l’IA peut être incorrect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4321" name="Image 122" descr="Une image contenant texte, Police, ligne, nombre&#10;&#10;Le contenu généré par l’IA peut être incorrect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570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899EBD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23F8E06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* </w:t>
      </w:r>
      <w:r w:rsidRPr="00DE34D3">
        <w:rPr>
          <w:rFonts w:ascii="Arial Black" w:hAnsi="Arial Black"/>
          <w:sz w:val="32"/>
          <w:szCs w:val="32"/>
          <w:lang w:val="en-US"/>
        </w:rPr>
        <w:t>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>public  static</w:t>
      </w:r>
      <w:proofErr w:type="gramEnd"/>
      <w:r w:rsidRPr="00DE34D3">
        <w:rPr>
          <w:rFonts w:ascii="Arial Black" w:hAnsi="Arial Black"/>
          <w:b/>
          <w:bCs/>
          <w:sz w:val="32"/>
          <w:szCs w:val="32"/>
          <w:lang w:val="en-US"/>
        </w:rPr>
        <w:t xml:space="preserve"> void   main </w:t>
      </w:r>
      <w:proofErr w:type="gram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>( String</w:t>
      </w:r>
      <w:proofErr w:type="gramEnd"/>
      <w:r w:rsidRPr="00DE34D3">
        <w:rPr>
          <w:rFonts w:ascii="Arial Black" w:hAnsi="Arial Black"/>
          <w:b/>
          <w:bCs/>
          <w:sz w:val="32"/>
          <w:szCs w:val="32"/>
          <w:lang w:val="en-US"/>
        </w:rPr>
        <w:t xml:space="preserve"> </w:t>
      </w:r>
      <w:proofErr w:type="gram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 xml:space="preserve">[]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>args</w:t>
      </w:r>
      <w:proofErr w:type="spellEnd"/>
      <w:proofErr w:type="gramEnd"/>
      <w:r w:rsidRPr="00DE34D3">
        <w:rPr>
          <w:rFonts w:ascii="Arial Black" w:hAnsi="Arial Black"/>
          <w:b/>
          <w:bCs/>
          <w:sz w:val="32"/>
          <w:szCs w:val="32"/>
          <w:lang w:val="en-US"/>
        </w:rPr>
        <w:t xml:space="preserve"> </w:t>
      </w:r>
      <w:proofErr w:type="gram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>)  {</w:t>
      </w:r>
      <w:proofErr w:type="gramEnd"/>
      <w:r w:rsidRPr="00DE34D3">
        <w:rPr>
          <w:rFonts w:ascii="Arial Black" w:hAnsi="Arial Black"/>
          <w:b/>
          <w:bCs/>
          <w:sz w:val="32"/>
          <w:szCs w:val="32"/>
          <w:lang w:val="en-US"/>
        </w:rPr>
        <w:t>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  <w:lang w:val="en-US"/>
        </w:rPr>
        <w:t xml:space="preserve">  }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  <w:lang w:val="en-US"/>
        </w:rPr>
        <w:t xml:space="preserve">La </w:t>
      </w:r>
      <w:proofErr w:type="spellStart"/>
      <w:r w:rsidRPr="00DE34D3">
        <w:rPr>
          <w:rFonts w:ascii="Arial Black" w:hAnsi="Arial Black"/>
          <w:sz w:val="32"/>
          <w:szCs w:val="32"/>
          <w:lang w:val="en-US"/>
        </w:rPr>
        <w:t>fonction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 xml:space="preserve">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>main</w:t>
      </w:r>
      <w:r w:rsidRPr="00DE34D3">
        <w:rPr>
          <w:rFonts w:ascii="Arial Black" w:hAnsi="Arial Black"/>
          <w:sz w:val="32"/>
          <w:szCs w:val="32"/>
          <w:lang w:val="en-US"/>
        </w:rPr>
        <w:t xml:space="preserve">  se</w:t>
      </w:r>
      <w:proofErr w:type="gramEnd"/>
      <w:r w:rsidRPr="00DE34D3">
        <w:rPr>
          <w:rFonts w:ascii="Arial Black" w:hAnsi="Arial Black"/>
          <w:sz w:val="32"/>
          <w:szCs w:val="32"/>
          <w:lang w:val="en-US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  <w:lang w:val="en-US"/>
        </w:rPr>
        <w:t>trouve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 xml:space="preserve"> dans la </w:t>
      </w:r>
      <w:proofErr w:type="spellStart"/>
      <w:r w:rsidRPr="00DE34D3">
        <w:rPr>
          <w:rFonts w:ascii="Arial Black" w:hAnsi="Arial Black"/>
          <w:sz w:val="32"/>
          <w:szCs w:val="32"/>
          <w:lang w:val="en-US"/>
        </w:rPr>
        <w:t>classe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  <w:lang w:val="en-US"/>
        </w:rPr>
        <w:t>principale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 xml:space="preserve">.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  <w:lang w:val="en-US"/>
        </w:rPr>
        <w:t>C'est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>  un</w:t>
      </w:r>
      <w:proofErr w:type="gramEnd"/>
      <w:r w:rsidRPr="00DE34D3">
        <w:rPr>
          <w:rFonts w:ascii="Arial Black" w:hAnsi="Arial Black"/>
          <w:sz w:val="32"/>
          <w:szCs w:val="32"/>
          <w:lang w:val="en-US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  <w:lang w:val="en-US"/>
        </w:rPr>
        <w:t>nom  de</w:t>
      </w:r>
      <w:proofErr w:type="gramEnd"/>
      <w:r w:rsidRPr="00DE34D3">
        <w:rPr>
          <w:rFonts w:ascii="Arial Black" w:hAnsi="Arial Black"/>
          <w:sz w:val="32"/>
          <w:szCs w:val="32"/>
          <w:lang w:val="en-US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  <w:lang w:val="en-US"/>
        </w:rPr>
        <w:t>fonction</w:t>
      </w:r>
      <w:proofErr w:type="spellEnd"/>
      <w:r w:rsidRPr="00DE34D3">
        <w:rPr>
          <w:rFonts w:ascii="Arial Black" w:hAnsi="Arial Black"/>
          <w:sz w:val="32"/>
          <w:szCs w:val="32"/>
          <w:lang w:val="en-US"/>
        </w:rPr>
        <w:t xml:space="preserve"> particulier </w:t>
      </w:r>
      <w:proofErr w:type="gramStart"/>
      <w:r w:rsidRPr="00DE34D3">
        <w:rPr>
          <w:rFonts w:ascii="Arial Black" w:hAnsi="Arial Black"/>
          <w:sz w:val="32"/>
          <w:szCs w:val="32"/>
        </w:rPr>
        <w:t>qui  signifie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« </w:t>
      </w:r>
      <w:proofErr w:type="gramStart"/>
      <w:r w:rsidRPr="00DE34D3">
        <w:rPr>
          <w:rFonts w:ascii="Arial Black" w:hAnsi="Arial Black"/>
          <w:sz w:val="32"/>
          <w:szCs w:val="32"/>
        </w:rPr>
        <w:t>principal  »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 </w:t>
      </w:r>
      <w:proofErr w:type="gramStart"/>
      <w:r w:rsidRPr="00DE34D3">
        <w:rPr>
          <w:rFonts w:ascii="Arial Black" w:hAnsi="Arial Black"/>
          <w:sz w:val="32"/>
          <w:szCs w:val="32"/>
        </w:rPr>
        <w:t>main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est  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fonction principale de votre programme, c'est </w:t>
      </w:r>
      <w:proofErr w:type="gramStart"/>
      <w:r w:rsidRPr="00DE34D3">
        <w:rPr>
          <w:rFonts w:ascii="Arial Black" w:hAnsi="Arial Black"/>
          <w:sz w:val="32"/>
          <w:szCs w:val="32"/>
        </w:rPr>
        <w:t>toujours  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fonction </w:t>
      </w:r>
      <w:r w:rsidRPr="00DE34D3">
        <w:rPr>
          <w:rFonts w:ascii="Arial Black" w:hAnsi="Arial Black"/>
          <w:b/>
          <w:bCs/>
          <w:sz w:val="32"/>
          <w:szCs w:val="32"/>
        </w:rPr>
        <w:t>main</w:t>
      </w:r>
      <w:r w:rsidRPr="00DE34D3">
        <w:rPr>
          <w:rFonts w:ascii="Arial Black" w:hAnsi="Arial Black"/>
          <w:sz w:val="32"/>
          <w:szCs w:val="32"/>
        </w:rPr>
        <w:t xml:space="preserve"> que le </w:t>
      </w:r>
      <w:proofErr w:type="gramStart"/>
      <w:r w:rsidRPr="00DE34D3">
        <w:rPr>
          <w:rFonts w:ascii="Arial Black" w:hAnsi="Arial Black"/>
          <w:sz w:val="32"/>
          <w:szCs w:val="32"/>
        </w:rPr>
        <w:t>programme  commence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  <w:t xml:space="preserve">Une fonction </w:t>
      </w:r>
      <w:proofErr w:type="gramStart"/>
      <w:r w:rsidRPr="00DE34D3">
        <w:rPr>
          <w:rFonts w:ascii="Arial Black" w:hAnsi="Arial Black"/>
          <w:sz w:val="32"/>
          <w:szCs w:val="32"/>
        </w:rPr>
        <w:t>a  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début  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une fin, </w:t>
      </w:r>
      <w:proofErr w:type="gramStart"/>
      <w:r w:rsidRPr="00DE34D3">
        <w:rPr>
          <w:rFonts w:ascii="Arial Black" w:hAnsi="Arial Black"/>
          <w:sz w:val="32"/>
          <w:szCs w:val="32"/>
        </w:rPr>
        <w:t>délimités  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lastRenderedPageBreak/>
        <w:t>des  accolades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{ et  }</w:t>
      </w:r>
      <w:proofErr w:type="gramEnd"/>
      <w:r w:rsidRPr="00DE34D3">
        <w:rPr>
          <w:rFonts w:ascii="Arial Black" w:hAnsi="Arial Black"/>
          <w:sz w:val="32"/>
          <w:szCs w:val="32"/>
        </w:rPr>
        <w:t>. Toute la fonction main se trouve donc entre ces accolades.</w:t>
      </w:r>
      <w:r w:rsidRPr="00DE34D3">
        <w:rPr>
          <w:rFonts w:ascii="Arial Black" w:hAnsi="Arial Black"/>
          <w:sz w:val="32"/>
          <w:szCs w:val="32"/>
        </w:rPr>
        <w:br/>
        <w:t>* 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(" Bonjour ") ; </w:t>
      </w:r>
      <w:r w:rsidRPr="00DE34D3">
        <w:rPr>
          <w:rFonts w:ascii="Arial Black" w:hAnsi="Arial Black"/>
          <w:sz w:val="32"/>
          <w:szCs w:val="32"/>
        </w:rPr>
        <w:br/>
        <w:t xml:space="preserve">Cette ligne à l'intérieur d'une fonction </w:t>
      </w:r>
      <w:r w:rsidRPr="00DE34D3">
        <w:rPr>
          <w:rFonts w:ascii="Arial Black" w:hAnsi="Arial Black"/>
          <w:b/>
          <w:bCs/>
          <w:sz w:val="32"/>
          <w:szCs w:val="32"/>
        </w:rPr>
        <w:t>main</w:t>
      </w:r>
      <w:r w:rsidRPr="00DE34D3">
        <w:rPr>
          <w:rFonts w:ascii="Arial Black" w:hAnsi="Arial Black"/>
          <w:sz w:val="32"/>
          <w:szCs w:val="32"/>
        </w:rPr>
        <w:t xml:space="preserve"> s’appelle instruction, Chaque instruction est </w:t>
      </w:r>
      <w:proofErr w:type="gramStart"/>
      <w:r w:rsidRPr="00DE34D3">
        <w:rPr>
          <w:rFonts w:ascii="Arial Black" w:hAnsi="Arial Black"/>
          <w:sz w:val="32"/>
          <w:szCs w:val="32"/>
        </w:rPr>
        <w:t>une  commande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à l'ordinateur de faire quelque chose. Dans ce cas-</w:t>
      </w:r>
      <w:proofErr w:type="gramStart"/>
      <w:r w:rsidRPr="00DE34D3">
        <w:rPr>
          <w:rFonts w:ascii="Arial Black" w:hAnsi="Arial Black"/>
          <w:sz w:val="32"/>
          <w:szCs w:val="32"/>
        </w:rPr>
        <w:t>là  cette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ligne demande par </w:t>
      </w:r>
      <w:proofErr w:type="gramStart"/>
      <w:r w:rsidRPr="00DE34D3">
        <w:rPr>
          <w:rFonts w:ascii="Arial Black" w:hAnsi="Arial Black"/>
          <w:sz w:val="32"/>
          <w:szCs w:val="32"/>
        </w:rPr>
        <w:t>l’ordinateur  d’afficher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le message Bonjour à l'écran.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!!!</w:t>
      </w:r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Très  important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: toute instruction se termine obligatoirement par un point-virgule « ; ». </w:t>
      </w:r>
      <w:proofErr w:type="gramStart"/>
      <w:r w:rsidRPr="00DE34D3">
        <w:rPr>
          <w:rFonts w:ascii="Arial Black" w:hAnsi="Arial Black"/>
          <w:sz w:val="32"/>
          <w:szCs w:val="32"/>
        </w:rPr>
        <w:t>Si  vous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oubliez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mettre un point -virgule à la fin </w:t>
      </w:r>
      <w:proofErr w:type="gramStart"/>
      <w:r w:rsidRPr="00DE34D3">
        <w:rPr>
          <w:rFonts w:ascii="Arial Black" w:hAnsi="Arial Black"/>
          <w:sz w:val="32"/>
          <w:szCs w:val="32"/>
        </w:rPr>
        <w:t>d'une  instruction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, </w:t>
      </w:r>
      <w:proofErr w:type="gramStart"/>
      <w:r w:rsidRPr="00DE34D3">
        <w:rPr>
          <w:rFonts w:ascii="Arial Black" w:hAnsi="Arial Black"/>
          <w:sz w:val="32"/>
          <w:szCs w:val="32"/>
        </w:rPr>
        <w:t>votre  programme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ne compilera pas !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==&gt;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Écrire  un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message </w:t>
      </w:r>
      <w:r w:rsidRPr="00DE34D3">
        <w:rPr>
          <w:rFonts w:ascii="Arial Black" w:hAnsi="Arial Black"/>
          <w:sz w:val="32"/>
          <w:szCs w:val="32"/>
        </w:rPr>
        <w:t>"Bonsoir"</w:t>
      </w:r>
      <w:r w:rsidRPr="00DE34D3">
        <w:rPr>
          <w:rFonts w:ascii="Arial Black" w:hAnsi="Arial Black"/>
          <w:b/>
          <w:bCs/>
          <w:sz w:val="32"/>
          <w:szCs w:val="32"/>
        </w:rPr>
        <w:t xml:space="preserve"> à l'écran</w:t>
      </w:r>
      <w:r w:rsidRPr="00DE34D3">
        <w:rPr>
          <w:rFonts w:ascii="Arial Black" w:hAnsi="Arial Black"/>
          <w:sz w:val="32"/>
          <w:szCs w:val="32"/>
        </w:rPr>
        <w:br/>
        <w:t>À partir de maintenant, on va modifier nous -</w:t>
      </w:r>
      <w:proofErr w:type="gramStart"/>
      <w:r w:rsidRPr="00DE34D3">
        <w:rPr>
          <w:rFonts w:ascii="Arial Black" w:hAnsi="Arial Black"/>
          <w:sz w:val="32"/>
          <w:szCs w:val="32"/>
        </w:rPr>
        <w:t>mêmes  le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code de programme précédent. </w:t>
      </w:r>
      <w:proofErr w:type="gramStart"/>
      <w:r w:rsidRPr="00DE34D3">
        <w:rPr>
          <w:rFonts w:ascii="Arial Black" w:hAnsi="Arial Black"/>
          <w:sz w:val="32"/>
          <w:szCs w:val="32"/>
        </w:rPr>
        <w:t>Qui  permet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d’afficher le message « Bonsoir » à l'écran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1DC5DF0F" w14:textId="02A03FC1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277507A8" wp14:editId="491D4300">
            <wp:extent cx="4400550" cy="1800225"/>
            <wp:effectExtent l="0" t="0" r="0" b="9525"/>
            <wp:docPr id="1131016869" name="Image 121" descr="cours en jav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cours en jav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FDC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  <w:t> *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Les  caractères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 spéciaux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Les  caractères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spéciaux  sont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des  lettres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spéciales  qui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permettent  d'indiquer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qu'on veut aller à la ligne, faire une tabulation, etc. 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Ils  sont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faciles  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reconnaître : </w:t>
      </w:r>
      <w:proofErr w:type="gramStart"/>
      <w:r w:rsidRPr="00DE34D3">
        <w:rPr>
          <w:rFonts w:ascii="Arial Black" w:hAnsi="Arial Black"/>
          <w:sz w:val="32"/>
          <w:szCs w:val="32"/>
        </w:rPr>
        <w:t>c'est  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ensemble de </w:t>
      </w:r>
      <w:proofErr w:type="gramStart"/>
      <w:r w:rsidRPr="00DE34D3">
        <w:rPr>
          <w:rFonts w:ascii="Arial Black" w:hAnsi="Arial Black"/>
          <w:sz w:val="32"/>
          <w:szCs w:val="32"/>
        </w:rPr>
        <w:t>deux  caractères</w:t>
      </w:r>
      <w:proofErr w:type="gramEnd"/>
      <w:r w:rsidRPr="00DE34D3">
        <w:rPr>
          <w:rFonts w:ascii="Arial Black" w:hAnsi="Arial Black"/>
          <w:sz w:val="32"/>
          <w:szCs w:val="32"/>
        </w:rPr>
        <w:t>. Le premier     d'entre </w:t>
      </w:r>
      <w:proofErr w:type="gramStart"/>
      <w:r w:rsidRPr="00DE34D3">
        <w:rPr>
          <w:rFonts w:ascii="Arial Black" w:hAnsi="Arial Black"/>
          <w:sz w:val="32"/>
          <w:szCs w:val="32"/>
        </w:rPr>
        <w:t>eux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toujours  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anti -slash </w:t>
      </w:r>
      <w:proofErr w:type="gramStart"/>
      <w:r w:rsidRPr="00DE34D3">
        <w:rPr>
          <w:rFonts w:ascii="Arial Black" w:hAnsi="Arial Black"/>
          <w:sz w:val="32"/>
          <w:szCs w:val="32"/>
        </w:rPr>
        <w:t>( \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), </w:t>
      </w:r>
      <w:proofErr w:type="gramStart"/>
      <w:r w:rsidRPr="00DE34D3">
        <w:rPr>
          <w:rFonts w:ascii="Arial Black" w:hAnsi="Arial Black"/>
          <w:sz w:val="32"/>
          <w:szCs w:val="32"/>
        </w:rPr>
        <w:t>et  le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second un nombre ou une lettre. </w:t>
      </w:r>
      <w:proofErr w:type="gramStart"/>
      <w:r w:rsidRPr="00DE34D3">
        <w:rPr>
          <w:rFonts w:ascii="Arial Black" w:hAnsi="Arial Black"/>
          <w:sz w:val="32"/>
          <w:szCs w:val="32"/>
        </w:rPr>
        <w:t>Voici  deux</w:t>
      </w:r>
      <w:proofErr w:type="gramEnd"/>
      <w:r w:rsidRPr="00DE34D3">
        <w:rPr>
          <w:rFonts w:ascii="Arial Black" w:hAnsi="Arial Black"/>
          <w:sz w:val="32"/>
          <w:szCs w:val="32"/>
        </w:rPr>
        <w:t> </w:t>
      </w:r>
      <w:proofErr w:type="gramStart"/>
      <w:r w:rsidRPr="00DE34D3">
        <w:rPr>
          <w:rFonts w:ascii="Arial Black" w:hAnsi="Arial Black"/>
          <w:sz w:val="32"/>
          <w:szCs w:val="32"/>
        </w:rPr>
        <w:t>caractères  spéciaux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courants  que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vous  aurez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probablement  besoin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d'utiliser, ainsi </w:t>
      </w:r>
      <w:proofErr w:type="gramStart"/>
      <w:r w:rsidRPr="00DE34D3">
        <w:rPr>
          <w:rFonts w:ascii="Arial Black" w:hAnsi="Arial Black"/>
          <w:sz w:val="32"/>
          <w:szCs w:val="32"/>
        </w:rPr>
        <w:t>que  leur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signification 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7FB7293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\n</w:t>
      </w:r>
      <w:r w:rsidRPr="00DE34D3">
        <w:rPr>
          <w:rFonts w:ascii="Arial Black" w:hAnsi="Arial Black"/>
          <w:sz w:val="32"/>
          <w:szCs w:val="32"/>
        </w:rPr>
        <w:t xml:space="preserve"> :  retour à la ligne « Entrée » ;</w:t>
      </w:r>
    </w:p>
    <w:p w14:paraId="30B40B7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\t</w:t>
      </w:r>
      <w:r w:rsidRPr="00DE34D3">
        <w:rPr>
          <w:rFonts w:ascii="Arial Black" w:hAnsi="Arial Black"/>
          <w:sz w:val="32"/>
          <w:szCs w:val="32"/>
        </w:rPr>
        <w:t> :   tabulation                     </w:t>
      </w:r>
    </w:p>
    <w:p w14:paraId="062916A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15785A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lastRenderedPageBreak/>
        <w:t>Dans  notre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cas, pour faire une entrée, </w:t>
      </w:r>
      <w:proofErr w:type="gramStart"/>
      <w:r w:rsidRPr="00DE34D3">
        <w:rPr>
          <w:rFonts w:ascii="Arial Black" w:hAnsi="Arial Black"/>
          <w:sz w:val="32"/>
          <w:szCs w:val="32"/>
        </w:rPr>
        <w:t>il  suffit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de taper </w:t>
      </w:r>
      <w:r w:rsidRPr="00DE34D3">
        <w:rPr>
          <w:rFonts w:ascii="Arial Black" w:hAnsi="Arial Black"/>
          <w:b/>
          <w:bCs/>
          <w:sz w:val="32"/>
          <w:szCs w:val="32"/>
        </w:rPr>
        <w:t>\n</w:t>
      </w:r>
      <w:r w:rsidRPr="00DE34D3">
        <w:rPr>
          <w:rFonts w:ascii="Arial Black" w:hAnsi="Arial Black"/>
          <w:sz w:val="32"/>
          <w:szCs w:val="32"/>
        </w:rPr>
        <w:t xml:space="preserve"> pour créer un retour à la ligne. </w:t>
      </w:r>
      <w:proofErr w:type="gramStart"/>
      <w:r w:rsidRPr="00DE34D3">
        <w:rPr>
          <w:rFonts w:ascii="Arial Black" w:hAnsi="Arial Black"/>
          <w:sz w:val="32"/>
          <w:szCs w:val="32"/>
        </w:rPr>
        <w:t>Si  je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veux  donc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faire une tabulation, je </w:t>
      </w:r>
      <w:proofErr w:type="gramStart"/>
      <w:r w:rsidRPr="00DE34D3">
        <w:rPr>
          <w:rFonts w:ascii="Arial Black" w:hAnsi="Arial Black"/>
          <w:sz w:val="32"/>
          <w:szCs w:val="32"/>
        </w:rPr>
        <w:t>devrais  taper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r w:rsidRPr="00DE34D3">
        <w:rPr>
          <w:rFonts w:ascii="Arial Black" w:hAnsi="Arial Black"/>
          <w:b/>
          <w:bCs/>
          <w:sz w:val="32"/>
          <w:szCs w:val="32"/>
        </w:rPr>
        <w:t>\t</w:t>
      </w:r>
      <w:r w:rsidRPr="00DE34D3">
        <w:rPr>
          <w:rFonts w:ascii="Arial Black" w:hAnsi="Arial Black"/>
          <w:sz w:val="32"/>
          <w:szCs w:val="32"/>
        </w:rPr>
        <w:t>.</w:t>
      </w:r>
    </w:p>
    <w:p w14:paraId="45AFF25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09F20D18" w14:textId="381AEE49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FB36D28" wp14:editId="5BD2913E">
            <wp:extent cx="5760720" cy="1746250"/>
            <wp:effectExtent l="0" t="0" r="0" b="6350"/>
            <wp:docPr id="508740966" name="Image 120" descr="cours en java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ours en java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F86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F0196F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b/>
          <w:bCs/>
          <w:sz w:val="32"/>
          <w:szCs w:val="32"/>
        </w:rPr>
        <w:t>==&gt;</w:t>
      </w:r>
      <w:r w:rsidRPr="00DE34D3">
        <w:rPr>
          <w:rFonts w:ascii="Arial Black" w:hAnsi="Arial Black"/>
          <w:sz w:val="32"/>
          <w:szCs w:val="32"/>
        </w:rPr>
        <w:t>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Les  commentaires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, c'est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très  utile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!</w:t>
      </w:r>
      <w:r w:rsidRPr="00DE34D3">
        <w:rPr>
          <w:rFonts w:ascii="Arial Black" w:hAnsi="Arial Black"/>
          <w:sz w:val="32"/>
          <w:szCs w:val="32"/>
        </w:rPr>
        <w:br/>
        <w:t xml:space="preserve">Lorsqu’un programme devient long, il est conseillé d’ajouter des lignes de commentaires dans le programme, c’est-à-dire des lignes qui ont pour but de donner des indications sur les instructions effectuées et d’expliquer le fonctionnement de </w:t>
      </w:r>
      <w:proofErr w:type="gramStart"/>
      <w:r w:rsidRPr="00DE34D3">
        <w:rPr>
          <w:rFonts w:ascii="Arial Black" w:hAnsi="Arial Black"/>
          <w:sz w:val="32"/>
          <w:szCs w:val="32"/>
        </w:rPr>
        <w:t>programme  sans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que </w:t>
      </w:r>
      <w:proofErr w:type="gramStart"/>
      <w:r w:rsidRPr="00DE34D3">
        <w:rPr>
          <w:rFonts w:ascii="Arial Black" w:hAnsi="Arial Black"/>
          <w:sz w:val="32"/>
          <w:szCs w:val="32"/>
        </w:rPr>
        <w:t>le  compilateur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ne les prenne en compte. </w:t>
      </w:r>
    </w:p>
    <w:p w14:paraId="4B08CFD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On va </w:t>
      </w:r>
      <w:proofErr w:type="gramStart"/>
      <w:r w:rsidRPr="00DE34D3">
        <w:rPr>
          <w:rFonts w:ascii="Arial Black" w:hAnsi="Arial Black"/>
          <w:sz w:val="32"/>
          <w:szCs w:val="32"/>
        </w:rPr>
        <w:t>voir  deux</w:t>
      </w:r>
      <w:proofErr w:type="gramEnd"/>
      <w:r w:rsidRPr="00DE34D3">
        <w:rPr>
          <w:rFonts w:ascii="Arial Black" w:hAnsi="Arial Black"/>
          <w:sz w:val="32"/>
          <w:szCs w:val="32"/>
        </w:rPr>
        <w:t>  types de commentaires :</w:t>
      </w:r>
    </w:p>
    <w:p w14:paraId="2C19D2E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5BCCE6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Commentaire sur une ligne :   </w:t>
      </w:r>
    </w:p>
    <w:p w14:paraId="6747CB4A" w14:textId="2B7AEAA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16F748E" wp14:editId="41F33D13">
            <wp:extent cx="2305050" cy="400050"/>
            <wp:effectExtent l="0" t="0" r="0" b="0"/>
            <wp:docPr id="1375301374" name="Image 119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CFC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1286668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4918235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Commentaire sur plusieurs lignes :</w:t>
      </w:r>
    </w:p>
    <w:p w14:paraId="3E1048FF" w14:textId="24BA7D45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BD745A7" wp14:editId="283F6371">
            <wp:extent cx="1743075" cy="723900"/>
            <wp:effectExtent l="0" t="0" r="9525" b="0"/>
            <wp:docPr id="343395859" name="Image 118" descr="Une image contenant texte, Police, blanc, conception&#10;&#10;Le contenu généré par l’IA peut être incorrect.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95859" name="Image 118" descr="Une image contenant texte, Police, blanc, conception&#10;&#10;Le contenu généré par l’IA peut être incorrect.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5A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 xml:space="preserve">Remarque : </w:t>
      </w:r>
      <w:r w:rsidRPr="00DE34D3">
        <w:rPr>
          <w:rFonts w:ascii="Arial Black" w:hAnsi="Arial Black"/>
          <w:sz w:val="32"/>
          <w:szCs w:val="32"/>
        </w:rPr>
        <w:t>Parfois on utilise les commentaires pour annuler l’action de quelques</w:t>
      </w:r>
      <w:r w:rsidRPr="00DE34D3">
        <w:rPr>
          <w:rFonts w:ascii="Arial Black" w:hAnsi="Arial Black"/>
          <w:sz w:val="32"/>
          <w:szCs w:val="32"/>
        </w:rPr>
        <w:br/>
        <w:t xml:space="preserve">instructions </w:t>
      </w:r>
      <w:proofErr w:type="gramStart"/>
      <w:r w:rsidRPr="00DE34D3">
        <w:rPr>
          <w:rFonts w:ascii="Arial Black" w:hAnsi="Arial Black"/>
          <w:sz w:val="32"/>
          <w:szCs w:val="32"/>
        </w:rPr>
        <w:t>dans  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programme au lieu de les </w:t>
      </w:r>
      <w:proofErr w:type="gramStart"/>
      <w:r w:rsidRPr="00DE34D3">
        <w:rPr>
          <w:rFonts w:ascii="Arial Black" w:hAnsi="Arial Black"/>
          <w:sz w:val="32"/>
          <w:szCs w:val="32"/>
        </w:rPr>
        <w:t>effacer  comme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dans cet </w:t>
      </w:r>
      <w:proofErr w:type="gramStart"/>
      <w:r w:rsidRPr="00DE34D3">
        <w:rPr>
          <w:rFonts w:ascii="Arial Black" w:hAnsi="Arial Black"/>
          <w:sz w:val="32"/>
          <w:szCs w:val="32"/>
        </w:rPr>
        <w:t>exemple: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0AF65B3C" w14:textId="2B7EF0C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2C97D7E2" wp14:editId="3FFB6C85">
            <wp:extent cx="5486400" cy="2133600"/>
            <wp:effectExtent l="0" t="0" r="0" b="0"/>
            <wp:docPr id="1013427630" name="Image 117" descr="cours en java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ours en java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C36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C53C9A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 xml:space="preserve"> Le </w:t>
      </w:r>
      <w:proofErr w:type="gramStart"/>
      <w:r w:rsidRPr="00DE34D3">
        <w:rPr>
          <w:rFonts w:ascii="Arial Black" w:hAnsi="Arial Black"/>
          <w:sz w:val="32"/>
          <w:szCs w:val="32"/>
        </w:rPr>
        <w:t>programme  ignore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 l’instruction qui se </w:t>
      </w:r>
      <w:proofErr w:type="gramStart"/>
      <w:r w:rsidRPr="00DE34D3">
        <w:rPr>
          <w:rFonts w:ascii="Arial Black" w:hAnsi="Arial Black"/>
          <w:sz w:val="32"/>
          <w:szCs w:val="32"/>
        </w:rPr>
        <w:t>trouve  entre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le </w:t>
      </w:r>
      <w:proofErr w:type="gramStart"/>
      <w:r w:rsidRPr="00DE34D3">
        <w:rPr>
          <w:rFonts w:ascii="Arial Black" w:hAnsi="Arial Black"/>
          <w:sz w:val="32"/>
          <w:szCs w:val="32"/>
        </w:rPr>
        <w:t>commentaire  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affiche seulement 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Bonjour. </w:t>
      </w:r>
    </w:p>
    <w:p w14:paraId="056C913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lastRenderedPageBreak/>
        <w:br/>
      </w:r>
      <w:r w:rsidRPr="00DE34D3">
        <w:rPr>
          <w:rFonts w:ascii="Arial Black" w:hAnsi="Arial Black"/>
          <w:b/>
          <w:bCs/>
          <w:sz w:val="32"/>
          <w:szCs w:val="32"/>
        </w:rPr>
        <w:t>2) Les variables et les constantes</w:t>
      </w:r>
    </w:p>
    <w:p w14:paraId="310CD57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466C758" w14:textId="77777777" w:rsidR="00DE34D3" w:rsidRPr="00DE34D3" w:rsidRDefault="00DE34D3" w:rsidP="00DE34D3">
      <w:pPr>
        <w:rPr>
          <w:ins w:id="0" w:author="Unknown"/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05FA57E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2-1) Notion de variable</w:t>
      </w: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  <w:t xml:space="preserve">Les </w:t>
      </w:r>
      <w:proofErr w:type="gramStart"/>
      <w:r w:rsidRPr="00DE34D3">
        <w:rPr>
          <w:rFonts w:ascii="Arial Black" w:hAnsi="Arial Black"/>
          <w:sz w:val="32"/>
          <w:szCs w:val="32"/>
        </w:rPr>
        <w:t>données  ainsi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que les résultats des calculs intermédiaires ou finaux, sont rangés dans des cases mémoires qui correspondent à des variables, Ainsi, une </w:t>
      </w:r>
      <w:proofErr w:type="gramStart"/>
      <w:r w:rsidRPr="00DE34D3">
        <w:rPr>
          <w:rFonts w:ascii="Arial Black" w:hAnsi="Arial Black"/>
          <w:sz w:val="32"/>
          <w:szCs w:val="32"/>
        </w:rPr>
        <w:t>variable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rangée dans un emplacement mémoire nommé, de taille fixe (ou non) prenant au cours du déroulement de programme un nombre indéfini de valeurs différentes.</w:t>
      </w:r>
    </w:p>
    <w:p w14:paraId="700A3591" w14:textId="3DBCAC7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841C620" wp14:editId="22D6BED8">
            <wp:extent cx="4533900" cy="1771650"/>
            <wp:effectExtent l="0" t="0" r="0" b="0"/>
            <wp:docPr id="1423307394" name="Image 116" descr="Une image contenant diagramme, ligne, capture d’écran, Tracé&#10;&#10;Le contenu généré par l’IA peut être incorrect.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07394" name="Image 116" descr="Une image contenant diagramme, ligne, capture d’écran, Tracé&#10;&#10;Le contenu généré par l’IA peut être incorrect.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EBE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2828741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2-2) déclaration des variables</w:t>
      </w:r>
      <w:r w:rsidRPr="00DE34D3">
        <w:rPr>
          <w:rFonts w:ascii="Arial Black" w:hAnsi="Arial Black"/>
          <w:sz w:val="32"/>
          <w:szCs w:val="32"/>
        </w:rPr>
        <w:br/>
        <w:t xml:space="preserve">La partie déclaration consiste à énumérer toutes </w:t>
      </w:r>
      <w:r w:rsidRPr="00DE34D3">
        <w:rPr>
          <w:rFonts w:ascii="Arial Black" w:hAnsi="Arial Black"/>
          <w:sz w:val="32"/>
          <w:szCs w:val="32"/>
        </w:rPr>
        <w:lastRenderedPageBreak/>
        <w:t xml:space="preserve">les variables dont on aura </w:t>
      </w:r>
      <w:proofErr w:type="gramStart"/>
      <w:r w:rsidRPr="00DE34D3">
        <w:rPr>
          <w:rFonts w:ascii="Arial Black" w:hAnsi="Arial Black"/>
          <w:sz w:val="32"/>
          <w:szCs w:val="32"/>
        </w:rPr>
        <w:t>besoin  au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cours de programme. Chaque déclaration doit comporter le nom de variable (identificateur) et son type.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     type    identificateur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   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  <w:t xml:space="preserve">Identificateur : </w:t>
      </w:r>
      <w:r w:rsidRPr="00DE34D3">
        <w:rPr>
          <w:rFonts w:ascii="Arial Black" w:hAnsi="Arial Black"/>
          <w:sz w:val="32"/>
          <w:szCs w:val="32"/>
        </w:rPr>
        <w:t xml:space="preserve">Un identificateur est le nom donné à une variable. </w:t>
      </w:r>
      <w:proofErr w:type="gramStart"/>
      <w:r w:rsidRPr="00DE34D3">
        <w:rPr>
          <w:rFonts w:ascii="Arial Black" w:hAnsi="Arial Black"/>
          <w:sz w:val="32"/>
          <w:szCs w:val="32"/>
        </w:rPr>
        <w:t>Ce  nome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doit obligatoirement commencer par une lettre suivie d’une suite </w:t>
      </w:r>
      <w:proofErr w:type="gramStart"/>
      <w:r w:rsidRPr="00DE34D3">
        <w:rPr>
          <w:rFonts w:ascii="Arial Black" w:hAnsi="Arial Black"/>
          <w:sz w:val="32"/>
          <w:szCs w:val="32"/>
        </w:rPr>
        <w:t>de  lettres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et les chiffres et </w:t>
      </w:r>
      <w:proofErr w:type="gramStart"/>
      <w:r w:rsidRPr="00DE34D3">
        <w:rPr>
          <w:rFonts w:ascii="Arial Black" w:hAnsi="Arial Black"/>
          <w:sz w:val="32"/>
          <w:szCs w:val="32"/>
        </w:rPr>
        <w:t>il  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doit pas contenir d’espace.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Types de données :</w:t>
      </w:r>
      <w:r w:rsidRPr="00DE34D3">
        <w:rPr>
          <w:rFonts w:ascii="Arial Black" w:hAnsi="Arial Black"/>
          <w:sz w:val="32"/>
          <w:szCs w:val="32"/>
        </w:rPr>
        <w:br/>
        <w:t>Le type de variable est l’ensemble des valeurs qu’elle peut prendre.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 :</w:t>
      </w:r>
      <w:r w:rsidRPr="00DE34D3">
        <w:rPr>
          <w:rFonts w:ascii="Arial Black" w:hAnsi="Arial Black"/>
          <w:sz w:val="32"/>
          <w:szCs w:val="32"/>
        </w:rPr>
        <w:t xml:space="preserve"> sert à manipuler les nombres entiers positifs ou négatifs. Par exemple :  5   -12  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 :</w:t>
      </w:r>
      <w:r w:rsidRPr="00DE34D3">
        <w:rPr>
          <w:rFonts w:ascii="Arial Black" w:hAnsi="Arial Black"/>
          <w:sz w:val="32"/>
          <w:szCs w:val="32"/>
        </w:rPr>
        <w:t>  sert à manipuler les nombres à virgule. Par exemple :    </w:t>
      </w:r>
      <w:proofErr w:type="gramStart"/>
      <w:r w:rsidRPr="00DE34D3">
        <w:rPr>
          <w:rFonts w:ascii="Arial Black" w:hAnsi="Arial Black"/>
          <w:sz w:val="32"/>
          <w:szCs w:val="32"/>
        </w:rPr>
        <w:t>5  ,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2.1f  ,</w:t>
      </w:r>
      <w:proofErr w:type="gramEnd"/>
      <w:r w:rsidRPr="00DE34D3">
        <w:rPr>
          <w:rFonts w:ascii="Arial Black" w:hAnsi="Arial Black"/>
          <w:sz w:val="32"/>
          <w:szCs w:val="32"/>
        </w:rPr>
        <w:t>  -1.276f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double :</w:t>
      </w:r>
      <w:r w:rsidRPr="00DE34D3">
        <w:rPr>
          <w:rFonts w:ascii="Arial Black" w:hAnsi="Arial Black"/>
          <w:sz w:val="32"/>
          <w:szCs w:val="32"/>
        </w:rPr>
        <w:t>  sert à manipuler les nombres à virgule. Par exemple : 5.76543   -1.278</w:t>
      </w:r>
      <w:proofErr w:type="gramStart"/>
      <w:r w:rsidRPr="00DE34D3">
        <w:rPr>
          <w:rFonts w:ascii="Arial Black" w:hAnsi="Arial Black"/>
          <w:sz w:val="32"/>
          <w:szCs w:val="32"/>
        </w:rPr>
        <w:t> ….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char :</w:t>
      </w:r>
      <w:r w:rsidRPr="00DE34D3">
        <w:rPr>
          <w:rFonts w:ascii="Arial Black" w:hAnsi="Arial Black"/>
          <w:sz w:val="32"/>
          <w:szCs w:val="32"/>
        </w:rPr>
        <w:t xml:space="preserve">  sert à manipuler des caractères, Par exemple :   'A' </w:t>
      </w:r>
      <w:proofErr w:type="gramStart"/>
      <w:r w:rsidRPr="00DE34D3">
        <w:rPr>
          <w:rFonts w:ascii="Arial Black" w:hAnsi="Arial Black"/>
          <w:sz w:val="32"/>
          <w:szCs w:val="32"/>
        </w:rPr>
        <w:t>  ,</w:t>
      </w:r>
      <w:proofErr w:type="gramEnd"/>
      <w:r w:rsidRPr="00DE34D3">
        <w:rPr>
          <w:rFonts w:ascii="Arial Black" w:hAnsi="Arial Black"/>
          <w:sz w:val="32"/>
          <w:szCs w:val="32"/>
        </w:rPr>
        <w:t>  '6' 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boolean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: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 </w:t>
      </w:r>
      <w:r w:rsidRPr="00DE34D3">
        <w:rPr>
          <w:rFonts w:ascii="Arial Black" w:hAnsi="Arial Black"/>
          <w:sz w:val="32"/>
          <w:szCs w:val="32"/>
        </w:rPr>
        <w:t xml:space="preserve">utilise les expressions logiques. </w:t>
      </w:r>
      <w:proofErr w:type="gramStart"/>
      <w:r w:rsidRPr="00DE34D3">
        <w:rPr>
          <w:rFonts w:ascii="Arial Black" w:hAnsi="Arial Black"/>
          <w:sz w:val="32"/>
          <w:szCs w:val="32"/>
        </w:rPr>
        <w:t>Il  n’y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 que deux valeurs booléennes :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true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 xml:space="preserve">  /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 false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String :</w:t>
      </w:r>
      <w:r w:rsidRPr="00DE34D3">
        <w:rPr>
          <w:rFonts w:ascii="Arial Black" w:hAnsi="Arial Black"/>
          <w:sz w:val="32"/>
          <w:szCs w:val="32"/>
        </w:rPr>
        <w:t xml:space="preserve">  sert à manipuler des chaînes de </w:t>
      </w:r>
      <w:r w:rsidRPr="00DE34D3">
        <w:rPr>
          <w:rFonts w:ascii="Arial Black" w:hAnsi="Arial Black"/>
          <w:sz w:val="32"/>
          <w:szCs w:val="32"/>
        </w:rPr>
        <w:lastRenderedPageBreak/>
        <w:t>caractères, Par exemple :   'bonjour' </w:t>
      </w:r>
      <w:proofErr w:type="gramStart"/>
      <w:r w:rsidRPr="00DE34D3">
        <w:rPr>
          <w:rFonts w:ascii="Arial Black" w:hAnsi="Arial Black"/>
          <w:sz w:val="32"/>
          <w:szCs w:val="32"/>
        </w:rPr>
        <w:t>  ,</w:t>
      </w:r>
      <w:proofErr w:type="gramEnd"/>
      <w:r w:rsidRPr="00DE34D3">
        <w:rPr>
          <w:rFonts w:ascii="Arial Black" w:hAnsi="Arial Black"/>
          <w:sz w:val="32"/>
          <w:szCs w:val="32"/>
        </w:rPr>
        <w:t>  "</w:t>
      </w:r>
      <w:proofErr w:type="gramStart"/>
      <w:r w:rsidRPr="00DE34D3">
        <w:rPr>
          <w:rFonts w:ascii="Arial Black" w:hAnsi="Arial Black"/>
          <w:sz w:val="32"/>
          <w:szCs w:val="32"/>
        </w:rPr>
        <w:t>hi  cv</w:t>
      </w:r>
      <w:proofErr w:type="gramEnd"/>
      <w:r w:rsidRPr="00DE34D3">
        <w:rPr>
          <w:rFonts w:ascii="Arial Black" w:hAnsi="Arial Black"/>
          <w:sz w:val="32"/>
          <w:szCs w:val="32"/>
        </w:rPr>
        <w:t>"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Exemple :</w:t>
      </w:r>
    </w:p>
    <w:p w14:paraId="32FB129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N  ;</w:t>
      </w:r>
      <w:proofErr w:type="gramEnd"/>
      <w:r w:rsidRPr="00DE34D3">
        <w:rPr>
          <w:rFonts w:ascii="Arial Black" w:hAnsi="Arial Black"/>
          <w:sz w:val="32"/>
          <w:szCs w:val="32"/>
        </w:rPr>
        <w:t>          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>  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, </w:t>
      </w:r>
      <w:proofErr w:type="gramStart"/>
      <w:r w:rsidRPr="00DE34D3">
        <w:rPr>
          <w:rFonts w:ascii="Arial Black" w:hAnsi="Arial Black"/>
          <w:sz w:val="32"/>
          <w:szCs w:val="32"/>
        </w:rPr>
        <w:t>r  ;</w:t>
      </w:r>
      <w:proofErr w:type="gramEnd"/>
      <w:r w:rsidRPr="00DE34D3">
        <w:rPr>
          <w:rFonts w:ascii="Arial Black" w:hAnsi="Arial Black"/>
          <w:sz w:val="32"/>
          <w:szCs w:val="32"/>
        </w:rPr>
        <w:t>             </w:t>
      </w:r>
      <w:proofErr w:type="spellStart"/>
      <w:r w:rsidRPr="00DE34D3">
        <w:rPr>
          <w:rFonts w:ascii="Arial Black" w:hAnsi="Arial Black"/>
          <w:sz w:val="32"/>
          <w:szCs w:val="32"/>
        </w:rPr>
        <w:t>boolean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     proposition ;             char   </w:t>
      </w:r>
      <w:proofErr w:type="spellStart"/>
      <w:r w:rsidRPr="00DE34D3">
        <w:rPr>
          <w:rFonts w:ascii="Arial Black" w:hAnsi="Arial Black"/>
          <w:sz w:val="32"/>
          <w:szCs w:val="32"/>
        </w:rPr>
        <w:t>letter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;</w:t>
      </w:r>
    </w:p>
    <w:p w14:paraId="6504079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6A3E73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==&gt; Les opérations sur des variables :</w:t>
      </w:r>
    </w:p>
    <w:p w14:paraId="38E963F9" w14:textId="48226EBB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E5AAF56" wp14:editId="23642150">
            <wp:extent cx="5760720" cy="3871595"/>
            <wp:effectExtent l="0" t="0" r="0" b="0"/>
            <wp:docPr id="1900692714" name="Image 115" descr="Une image contenant texte, capture d’écran, nombre, Police&#10;&#10;Le contenu généré par l’IA peut être incorrect.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2714" name="Image 115" descr="Une image contenant texte, capture d’écran, nombre, Police&#10;&#10;Le contenu généré par l’IA peut être incorrect.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162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4736E58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Remarque:</w:t>
      </w:r>
      <w:proofErr w:type="gramEnd"/>
    </w:p>
    <w:p w14:paraId="20112BE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&amp;&amp;</w:t>
      </w:r>
      <w:r w:rsidRPr="00DE34D3">
        <w:rPr>
          <w:rFonts w:ascii="Arial Black" w:hAnsi="Arial Black"/>
          <w:sz w:val="32"/>
          <w:szCs w:val="32"/>
        </w:rPr>
        <w:t xml:space="preserve"> signifie :  et           </w:t>
      </w:r>
    </w:p>
    <w:p w14:paraId="4DCE73B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   ||</w:t>
      </w:r>
      <w:r w:rsidRPr="00DE34D3">
        <w:rPr>
          <w:rFonts w:ascii="Arial Black" w:hAnsi="Arial Black"/>
          <w:sz w:val="32"/>
          <w:szCs w:val="32"/>
        </w:rPr>
        <w:t>   signifie :  </w:t>
      </w:r>
      <w:proofErr w:type="gramStart"/>
      <w:r w:rsidRPr="00DE34D3">
        <w:rPr>
          <w:rFonts w:ascii="Arial Black" w:hAnsi="Arial Black"/>
          <w:sz w:val="32"/>
          <w:szCs w:val="32"/>
        </w:rPr>
        <w:t>ou</w:t>
      </w:r>
      <w:proofErr w:type="gramEnd"/>
      <w:r w:rsidRPr="00DE34D3">
        <w:rPr>
          <w:rFonts w:ascii="Arial Black" w:hAnsi="Arial Black"/>
          <w:sz w:val="32"/>
          <w:szCs w:val="32"/>
        </w:rPr>
        <w:t>         </w:t>
      </w:r>
    </w:p>
    <w:p w14:paraId="043B21A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lastRenderedPageBreak/>
        <w:t>   !</w:t>
      </w:r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signifie</w:t>
      </w:r>
      <w:proofErr w:type="gramEnd"/>
      <w:r w:rsidRPr="00DE34D3">
        <w:rPr>
          <w:rFonts w:ascii="Arial Black" w:hAnsi="Arial Black"/>
          <w:sz w:val="32"/>
          <w:szCs w:val="32"/>
        </w:rPr>
        <w:t> :   </w:t>
      </w:r>
      <w:proofErr w:type="gramStart"/>
      <w:r w:rsidRPr="00DE34D3">
        <w:rPr>
          <w:rFonts w:ascii="Arial Black" w:hAnsi="Arial Black"/>
          <w:sz w:val="32"/>
          <w:szCs w:val="32"/>
        </w:rPr>
        <w:t>non  (</w:t>
      </w:r>
      <w:proofErr w:type="gramEnd"/>
      <w:r w:rsidRPr="00DE34D3">
        <w:rPr>
          <w:rFonts w:ascii="Arial Black" w:hAnsi="Arial Black"/>
          <w:sz w:val="32"/>
          <w:szCs w:val="32"/>
        </w:rPr>
        <w:t>négation)</w:t>
      </w:r>
      <w:r w:rsidRPr="00DE34D3">
        <w:rPr>
          <w:rFonts w:ascii="Arial Black" w:hAnsi="Arial Black"/>
          <w:b/>
          <w:bCs/>
          <w:sz w:val="32"/>
          <w:szCs w:val="32"/>
        </w:rPr>
        <w:t>           </w:t>
      </w:r>
    </w:p>
    <w:p w14:paraId="6B86F78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 =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=</w:t>
      </w:r>
      <w:r w:rsidRPr="00DE34D3">
        <w:rPr>
          <w:rFonts w:ascii="Arial Black" w:hAnsi="Arial Black"/>
          <w:sz w:val="32"/>
          <w:szCs w:val="32"/>
        </w:rPr>
        <w:t xml:space="preserve">  signifie</w:t>
      </w:r>
      <w:proofErr w:type="gramEnd"/>
      <w:r w:rsidRPr="00DE34D3">
        <w:rPr>
          <w:rFonts w:ascii="Arial Black" w:hAnsi="Arial Black"/>
          <w:sz w:val="32"/>
          <w:szCs w:val="32"/>
        </w:rPr>
        <w:t> :  égal                  </w:t>
      </w:r>
    </w:p>
    <w:p w14:paraId="33D2090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!=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 signifie :    </w:t>
      </w:r>
      <w:r w:rsidRPr="00DE34D3">
        <w:rPr>
          <w:rFonts w:ascii="Arial Black" w:hAnsi="Arial Black"/>
          <w:b/>
          <w:bCs/>
          <w:sz w:val="32"/>
          <w:szCs w:val="32"/>
        </w:rPr>
        <w:t>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 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* </w:t>
      </w:r>
      <w:r w:rsidRPr="00DE34D3">
        <w:rPr>
          <w:rFonts w:ascii="Arial Black" w:hAnsi="Arial Black"/>
          <w:sz w:val="32"/>
          <w:szCs w:val="32"/>
        </w:rPr>
        <w:t>Lorsque l’on écrit directement une valeur flottante (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) dans le code, elle est considérée par défaut comme un double. Si on veut réduire sa précision pour qu’elle représente un </w:t>
      </w:r>
      <w:proofErr w:type="spell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, il faut explicitement lui rajouter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un  </w:t>
      </w:r>
      <w:r w:rsidRPr="00DE34D3">
        <w:rPr>
          <w:rFonts w:ascii="Arial Black" w:hAnsi="Arial Black"/>
          <w:b/>
          <w:bCs/>
          <w:sz w:val="32"/>
          <w:szCs w:val="32"/>
        </w:rPr>
        <w:t>F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* </w:t>
      </w:r>
      <w:r w:rsidRPr="00DE34D3">
        <w:rPr>
          <w:rFonts w:ascii="Arial Black" w:hAnsi="Arial Black"/>
          <w:sz w:val="32"/>
          <w:szCs w:val="32"/>
        </w:rPr>
        <w:t xml:space="preserve">Le type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String</w:t>
      </w:r>
      <w:r w:rsidRPr="00DE34D3">
        <w:rPr>
          <w:rFonts w:ascii="Arial Black" w:hAnsi="Arial Black"/>
          <w:sz w:val="32"/>
          <w:szCs w:val="32"/>
        </w:rPr>
        <w:t>  permet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gérer les chaînes de caractères, c'est-à-dire le stockage         de texte.</w:t>
      </w:r>
      <w:r w:rsidRPr="00DE34D3">
        <w:rPr>
          <w:rFonts w:ascii="Arial Black" w:hAnsi="Arial Black"/>
          <w:sz w:val="32"/>
          <w:szCs w:val="32"/>
        </w:rPr>
        <w:br/>
        <w:t>Il s'agit d'une variable d'un type plus complexe que l'on appelle </w:t>
      </w:r>
      <w:r w:rsidRPr="00DE34D3">
        <w:rPr>
          <w:rFonts w:ascii="Arial Black" w:hAnsi="Arial Black"/>
          <w:i/>
          <w:iCs/>
          <w:sz w:val="32"/>
          <w:szCs w:val="32"/>
        </w:rPr>
        <w:t>objet</w:t>
      </w:r>
      <w:r w:rsidRPr="00DE34D3">
        <w:rPr>
          <w:rFonts w:ascii="Arial Black" w:hAnsi="Arial Black"/>
          <w:sz w:val="32"/>
          <w:szCs w:val="32"/>
        </w:rPr>
        <w:t>. Vous verrez que   celle-</w:t>
      </w:r>
      <w:proofErr w:type="gramStart"/>
      <w:r w:rsidRPr="00DE34D3">
        <w:rPr>
          <w:rFonts w:ascii="Arial Black" w:hAnsi="Arial Black"/>
          <w:sz w:val="32"/>
          <w:szCs w:val="32"/>
        </w:rPr>
        <w:t>ci  s'utilise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 peu différemment des variables précédentes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2-3) Les constantes</w:t>
      </w:r>
      <w:r w:rsidRPr="00DE34D3">
        <w:rPr>
          <w:rFonts w:ascii="Arial Black" w:hAnsi="Arial Black"/>
          <w:sz w:val="32"/>
          <w:szCs w:val="32"/>
        </w:rPr>
        <w:br/>
        <w:t xml:space="preserve">Comme une variable, il existe </w:t>
      </w:r>
      <w:proofErr w:type="gramStart"/>
      <w:r w:rsidRPr="00DE34D3">
        <w:rPr>
          <w:rFonts w:ascii="Arial Black" w:hAnsi="Arial Black"/>
          <w:sz w:val="32"/>
          <w:szCs w:val="32"/>
        </w:rPr>
        <w:t>une  constante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correspond un emplacement </w:t>
      </w:r>
      <w:proofErr w:type="gramStart"/>
      <w:r w:rsidRPr="00DE34D3">
        <w:rPr>
          <w:rFonts w:ascii="Arial Black" w:hAnsi="Arial Black"/>
          <w:sz w:val="32"/>
          <w:szCs w:val="32"/>
        </w:rPr>
        <w:t>mémoire  réservé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auquel on accède par le nom qui lui a été attribué, mais dont la valeur stockée </w:t>
      </w:r>
      <w:proofErr w:type="gramStart"/>
      <w:r w:rsidRPr="00DE34D3">
        <w:rPr>
          <w:rFonts w:ascii="Arial Black" w:hAnsi="Arial Black"/>
          <w:sz w:val="32"/>
          <w:szCs w:val="32"/>
        </w:rPr>
        <w:t>ne  sera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jamais modifiée au cours du programme.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  <w:r w:rsidRPr="00DE34D3">
        <w:rPr>
          <w:rFonts w:ascii="Arial Black" w:hAnsi="Arial Black"/>
          <w:sz w:val="32"/>
          <w:szCs w:val="32"/>
        </w:rPr>
        <w:t xml:space="preserve">    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 xml:space="preserve">final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Nom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_Constante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 xml:space="preserve"> = valeur ;  </w:t>
      </w:r>
      <w:r w:rsidRPr="00DE34D3">
        <w:rPr>
          <w:rFonts w:ascii="Arial Black" w:hAnsi="Arial Black"/>
          <w:sz w:val="32"/>
          <w:szCs w:val="32"/>
        </w:rPr>
        <w:br/>
        <w:t>Exemple :    final   </w:t>
      </w:r>
      <w:proofErr w:type="spell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>   pi = 3.14 ;</w:t>
      </w:r>
    </w:p>
    <w:p w14:paraId="1BB0FA1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6F76B55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  <w:r w:rsidRPr="00DE34D3">
        <w:rPr>
          <w:rFonts w:ascii="Arial Black" w:hAnsi="Arial Black"/>
          <w:b/>
          <w:bCs/>
          <w:sz w:val="32"/>
          <w:szCs w:val="32"/>
        </w:rPr>
        <w:t>3) Les instructions de base</w:t>
      </w:r>
    </w:p>
    <w:p w14:paraId="3818CAC3" w14:textId="77777777" w:rsidR="00DE34D3" w:rsidRPr="00DE34D3" w:rsidRDefault="00DE34D3" w:rsidP="00DE34D3">
      <w:pPr>
        <w:rPr>
          <w:ins w:id="1" w:author="Unknown"/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2A277F2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Une instruction est </w:t>
      </w:r>
      <w:proofErr w:type="gramStart"/>
      <w:r w:rsidRPr="00DE34D3">
        <w:rPr>
          <w:rFonts w:ascii="Arial Black" w:hAnsi="Arial Black"/>
          <w:sz w:val="32"/>
          <w:szCs w:val="32"/>
        </w:rPr>
        <w:t>une  action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élémentaire commandant à la machine un calcul, ou </w:t>
      </w:r>
      <w:proofErr w:type="gramStart"/>
      <w:r w:rsidRPr="00DE34D3">
        <w:rPr>
          <w:rFonts w:ascii="Arial Black" w:hAnsi="Arial Black"/>
          <w:sz w:val="32"/>
          <w:szCs w:val="32"/>
        </w:rPr>
        <w:t>une  communication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avec l’un de ses périphériques </w:t>
      </w:r>
      <w:proofErr w:type="gramStart"/>
      <w:r w:rsidRPr="00DE34D3">
        <w:rPr>
          <w:rFonts w:ascii="Arial Black" w:hAnsi="Arial Black"/>
          <w:sz w:val="32"/>
          <w:szCs w:val="32"/>
        </w:rPr>
        <w:t>d’entrées  ou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sorties. Les instructions de base </w:t>
      </w:r>
      <w:proofErr w:type="gramStart"/>
      <w:r w:rsidRPr="00DE34D3">
        <w:rPr>
          <w:rFonts w:ascii="Arial Black" w:hAnsi="Arial Black"/>
          <w:sz w:val="32"/>
          <w:szCs w:val="32"/>
        </w:rPr>
        <w:t>sont:</w:t>
      </w:r>
      <w:proofErr w:type="gramEnd"/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3-1) L’instruction d’affectation :</w:t>
      </w:r>
      <w:r w:rsidRPr="00DE34D3">
        <w:rPr>
          <w:rFonts w:ascii="Arial Black" w:hAnsi="Arial Black"/>
          <w:i/>
          <w:iCs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  <w:t xml:space="preserve">L’affectation permet d’affecter une valeur à une variable. Elle est </w:t>
      </w:r>
      <w:proofErr w:type="gramStart"/>
      <w:r w:rsidRPr="00DE34D3">
        <w:rPr>
          <w:rFonts w:ascii="Arial Black" w:hAnsi="Arial Black"/>
          <w:sz w:val="32"/>
          <w:szCs w:val="32"/>
        </w:rPr>
        <w:t>symbolisée  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« = »  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</w:t>
      </w:r>
      <w:r w:rsidRPr="00DE34D3">
        <w:rPr>
          <w:rFonts w:ascii="Arial Black" w:hAnsi="Arial Black"/>
          <w:sz w:val="32"/>
          <w:szCs w:val="32"/>
        </w:rPr>
        <w:t> :      Variable   </w:t>
      </w:r>
      <w:proofErr w:type="gramStart"/>
      <w:r w:rsidRPr="00DE34D3">
        <w:rPr>
          <w:rFonts w:ascii="Arial Black" w:hAnsi="Arial Black"/>
          <w:sz w:val="32"/>
          <w:szCs w:val="32"/>
        </w:rPr>
        <w:t>=  Expression</w:t>
      </w:r>
      <w:proofErr w:type="gramEnd"/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b/>
          <w:bCs/>
          <w:sz w:val="32"/>
          <w:szCs w:val="32"/>
        </w:rPr>
        <w:t>;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Exemple 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484676C7" w14:textId="1CC6E168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28055DCB" wp14:editId="535EC06B">
            <wp:extent cx="3314700" cy="1247775"/>
            <wp:effectExtent l="0" t="0" r="0" b="9525"/>
            <wp:docPr id="2103725866" name="Image 114" descr="Une image contenant texte, Police, capture d’écran, blanc&#10;&#10;Le contenu généré par l’IA peut être incorrect.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25866" name="Image 114" descr="Une image contenant texte, Police, capture d’écran, blanc&#10;&#10;Le contenu généré par l’IA peut être incorrect.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882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                                                                                                                      </w:t>
      </w:r>
      <w:r w:rsidRPr="00DE34D3">
        <w:rPr>
          <w:rFonts w:ascii="Arial Black" w:hAnsi="Arial Black"/>
          <w:i/>
          <w:i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> </w:t>
      </w:r>
    </w:p>
    <w:p w14:paraId="1D404F63" w14:textId="406AF9B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70EC0FC8" wp14:editId="7508B836">
            <wp:extent cx="4638675" cy="2733675"/>
            <wp:effectExtent l="0" t="0" r="9525" b="9525"/>
            <wp:docPr id="812740097" name="Image 113" descr="Une image contenant texte, capture d’écran, Police&#10;&#10;Le contenu généré par l’IA peut être incorrect.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40097" name="Image 113" descr="Une image contenant texte, capture d’écran, Police&#10;&#10;Le contenu généré par l’IA peut être incorrect.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5A6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71C358F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> 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3-2) L’instruction de sortie :</w:t>
      </w:r>
      <w:r w:rsidRPr="00DE34D3">
        <w:rPr>
          <w:rFonts w:ascii="Arial Black" w:hAnsi="Arial Black"/>
          <w:sz w:val="32"/>
          <w:szCs w:val="32"/>
        </w:rPr>
        <w:br/>
        <w:t xml:space="preserve">Avant de lire une variable, il est conseillé d’écrire un message à l’écran, afin de prévenir l’utilisateur de ce qu’il doit taper. L’instruction de sortie (d’écriture) permet d’afficher des </w:t>
      </w:r>
      <w:proofErr w:type="gramStart"/>
      <w:r w:rsidRPr="00DE34D3">
        <w:rPr>
          <w:rFonts w:ascii="Arial Black" w:hAnsi="Arial Black"/>
          <w:sz w:val="32"/>
          <w:szCs w:val="32"/>
        </w:rPr>
        <w:t>informations  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l’écran.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(" message à l'écran ") ;   </w:t>
      </w:r>
      <w:r w:rsidRPr="00DE34D3">
        <w:rPr>
          <w:rFonts w:ascii="Arial Black" w:hAnsi="Arial Black"/>
          <w:sz w:val="32"/>
          <w:szCs w:val="32"/>
        </w:rPr>
        <w:t>  </w:t>
      </w:r>
      <w:proofErr w:type="gramStart"/>
      <w:r w:rsidRPr="00DE34D3">
        <w:rPr>
          <w:rFonts w:ascii="Arial Black" w:hAnsi="Arial Black"/>
          <w:sz w:val="32"/>
          <w:szCs w:val="32"/>
        </w:rPr>
        <w:t>ou</w:t>
      </w:r>
      <w:proofErr w:type="gramEnd"/>
      <w:r w:rsidRPr="00DE34D3">
        <w:rPr>
          <w:rFonts w:ascii="Arial Black" w:hAnsi="Arial Black"/>
          <w:sz w:val="32"/>
          <w:szCs w:val="32"/>
        </w:rPr>
        <w:t>   </w:t>
      </w:r>
    </w:p>
    <w:p w14:paraId="6E39E2D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(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"  message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" + valeur) ;</w:t>
      </w:r>
      <w:r w:rsidRPr="00DE34D3">
        <w:rPr>
          <w:rFonts w:ascii="Arial Black" w:hAnsi="Arial Black"/>
          <w:sz w:val="32"/>
          <w:szCs w:val="32"/>
        </w:rPr>
        <w:t> </w:t>
      </w:r>
    </w:p>
    <w:p w14:paraId="3DC102F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*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System</w:t>
      </w:r>
      <w:r w:rsidRPr="00DE34D3">
        <w:rPr>
          <w:rFonts w:ascii="Arial Black" w:hAnsi="Arial Black"/>
          <w:sz w:val="32"/>
          <w:szCs w:val="32"/>
        </w:rPr>
        <w:t>: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ceci correspond à l'appel d'une classe qui se nomme « System ». C'est une classe utilitaire qui permet surtout d'utiliser l'entrée et la sortie standard, c'est- à-dire la saisie clavier et </w:t>
      </w:r>
      <w:r w:rsidRPr="00DE34D3">
        <w:rPr>
          <w:rFonts w:ascii="Arial Black" w:hAnsi="Arial Black"/>
          <w:sz w:val="32"/>
          <w:szCs w:val="32"/>
        </w:rPr>
        <w:lastRenderedPageBreak/>
        <w:t>l'affichage à l'écran.</w:t>
      </w:r>
      <w:r w:rsidRPr="00DE34D3">
        <w:rPr>
          <w:rFonts w:ascii="Arial Black" w:hAnsi="Arial Black"/>
          <w:sz w:val="32"/>
          <w:szCs w:val="32"/>
        </w:rPr>
        <w:br/>
        <w:t>*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out</w:t>
      </w:r>
      <w:r w:rsidRPr="00DE34D3">
        <w:rPr>
          <w:rFonts w:ascii="Arial Black" w:hAnsi="Arial Black"/>
          <w:sz w:val="32"/>
          <w:szCs w:val="32"/>
        </w:rPr>
        <w:t>: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objet de la classe System qui gère la sortie standard.</w:t>
      </w:r>
      <w:r w:rsidRPr="00DE34D3">
        <w:rPr>
          <w:rFonts w:ascii="Arial Black" w:hAnsi="Arial Black"/>
          <w:sz w:val="32"/>
          <w:szCs w:val="32"/>
        </w:rPr>
        <w:br/>
        <w:t>* 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print</w:t>
      </w:r>
      <w:proofErr w:type="spellEnd"/>
      <w:r w:rsidRPr="00DE34D3">
        <w:rPr>
          <w:rFonts w:ascii="Arial Black" w:hAnsi="Arial Black"/>
          <w:sz w:val="32"/>
          <w:szCs w:val="32"/>
        </w:rPr>
        <w:t>: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méthode qui écrit dans la console le texte passé en paramètre (entre les parenthèses).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Exemple 1: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(" Bonjour ! ");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(" je m’appelle ");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("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mohamed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"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>Lorsque vous l'exécutez, vous devriez voir des chaînes de caractères qui se suivent sans saut de ligne. Autrement dit, ceci s'affichera dans votre console comme ceci 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Bonjour ! je m’appelle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mohamed</w:t>
      </w:r>
      <w:proofErr w:type="spell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>cela, vous avez plusieurs solutions :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  <w:t xml:space="preserve">* soit vous utilisez un caractère d'échappement, ici </w:t>
      </w:r>
      <w:r w:rsidRPr="00DE34D3">
        <w:rPr>
          <w:rFonts w:ascii="Arial Black" w:hAnsi="Arial Black"/>
          <w:b/>
          <w:bCs/>
          <w:sz w:val="32"/>
          <w:szCs w:val="32"/>
        </w:rPr>
        <w:t>\n</w:t>
      </w:r>
      <w:r w:rsidRPr="00DE34D3">
        <w:rPr>
          <w:rFonts w:ascii="Arial Black" w:hAnsi="Arial Black"/>
          <w:sz w:val="32"/>
          <w:szCs w:val="32"/>
        </w:rPr>
        <w:t> ;</w:t>
      </w:r>
      <w:r w:rsidRPr="00DE34D3">
        <w:rPr>
          <w:rFonts w:ascii="Arial Black" w:hAnsi="Arial Black"/>
          <w:sz w:val="32"/>
          <w:szCs w:val="32"/>
        </w:rPr>
        <w:br/>
        <w:t xml:space="preserve">* soit vous utilisez la méthode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println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(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)</w:t>
      </w:r>
      <w:r w:rsidRPr="00DE34D3">
        <w:rPr>
          <w:rFonts w:ascii="Arial Black" w:hAnsi="Arial Black"/>
          <w:sz w:val="32"/>
          <w:szCs w:val="32"/>
        </w:rPr>
        <w:t xml:space="preserve"> à la place de la méthode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print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(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).</w:t>
      </w:r>
      <w:r w:rsidRPr="00DE34D3">
        <w:rPr>
          <w:rFonts w:ascii="Arial Black" w:hAnsi="Arial Black"/>
          <w:sz w:val="32"/>
          <w:szCs w:val="32"/>
        </w:rPr>
        <w:br/>
      </w:r>
    </w:p>
    <w:p w14:paraId="309C817F" w14:textId="37B83FB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2B266019" wp14:editId="6A8FECAC">
            <wp:extent cx="5760720" cy="1746250"/>
            <wp:effectExtent l="0" t="0" r="0" b="6350"/>
            <wp:docPr id="395486960" name="Image 112" descr="Une image contenant texte, capture d’écran, Police, ligne&#10;&#10;Le contenu généré par l’IA peut être incorrect.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6960" name="Image 112" descr="Une image contenant texte, capture d’écran, Police, ligne&#10;&#10;Le contenu généré par l’IA peut être incorrect.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B9F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258AB72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b/>
          <w:bCs/>
          <w:sz w:val="32"/>
          <w:szCs w:val="32"/>
        </w:rPr>
        <w:t>Exemple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2: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  </w:t>
      </w:r>
    </w:p>
    <w:p w14:paraId="55A15A90" w14:textId="7847BD9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7A415D0B" wp14:editId="4634F27F">
            <wp:extent cx="3914775" cy="1952625"/>
            <wp:effectExtent l="0" t="0" r="9525" b="9525"/>
            <wp:docPr id="65859315" name="Image 111" descr="cours en java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ours en java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28C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3-3) Les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conversions  ou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  &lt;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cast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&gt;</w:t>
      </w:r>
      <w:r w:rsidRPr="00DE34D3">
        <w:rPr>
          <w:rFonts w:ascii="Arial Black" w:hAnsi="Arial Black"/>
          <w:sz w:val="32"/>
          <w:szCs w:val="32"/>
        </w:rPr>
        <w:br/>
        <w:t>En programmation, on est souvent amené à convertir les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types,  c'est</w:t>
      </w:r>
      <w:proofErr w:type="gramEnd"/>
      <w:r w:rsidRPr="00DE34D3">
        <w:rPr>
          <w:rFonts w:ascii="Arial Black" w:hAnsi="Arial Black"/>
          <w:sz w:val="32"/>
          <w:szCs w:val="32"/>
        </w:rPr>
        <w:t>-à-dire passer d'un type numérique à une chaîne de caractères ou vice-</w:t>
      </w:r>
      <w:proofErr w:type="gramStart"/>
      <w:r w:rsidRPr="00DE34D3">
        <w:rPr>
          <w:rFonts w:ascii="Arial Black" w:hAnsi="Arial Black"/>
          <w:sz w:val="32"/>
          <w:szCs w:val="32"/>
        </w:rPr>
        <w:t>versa  Nous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allons voir un truc super important en Java. Ne vous en déplaise, vous serez amenés à convertir des variables.  </w:t>
      </w:r>
      <w:proofErr w:type="gramStart"/>
      <w:r w:rsidRPr="00DE34D3">
        <w:rPr>
          <w:rFonts w:ascii="Arial Black" w:hAnsi="Arial Black"/>
          <w:sz w:val="32"/>
          <w:szCs w:val="32"/>
        </w:rPr>
        <w:t>via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syntaxe suivante :    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variable  =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(type) valeur</w:t>
      </w:r>
    </w:p>
    <w:p w14:paraId="1554DAF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lastRenderedPageBreak/>
        <w:t xml:space="preserve">D'un type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en type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:</w:t>
      </w:r>
    </w:p>
    <w:p w14:paraId="736127E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1455BAD" w14:textId="13B35A7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drawing>
          <wp:inline distT="0" distB="0" distL="0" distR="0" wp14:anchorId="389B7784" wp14:editId="2E776278">
            <wp:extent cx="1952625" cy="485775"/>
            <wp:effectExtent l="0" t="0" r="9525" b="9525"/>
            <wp:docPr id="1429978636" name="Image 110" descr="Une image contenant Police, texte, ligne, Graphique&#10;&#10;Le contenu généré par l’IA peut être incorrect.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8636" name="Image 110" descr="Une image contenant Police, texte, ligne, Graphique&#10;&#10;Le contenu généré par l’IA peut être incorrect.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FF0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D'un type double en type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:</w:t>
      </w:r>
    </w:p>
    <w:p w14:paraId="48774B4C" w14:textId="298496C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F44DAFF" wp14:editId="57F9E9A0">
            <wp:extent cx="2057400" cy="457200"/>
            <wp:effectExtent l="0" t="0" r="0" b="0"/>
            <wp:docPr id="25114062" name="Image 109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779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Exemples:</w:t>
      </w:r>
      <w:proofErr w:type="gramEnd"/>
    </w:p>
    <w:p w14:paraId="784841DA" w14:textId="325ED064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F922C85" wp14:editId="35096338">
            <wp:extent cx="3238500" cy="923925"/>
            <wp:effectExtent l="0" t="0" r="0" b="9525"/>
            <wp:docPr id="1523598043" name="Image 108" descr="Une image contenant texte, Police, écriture manuscrite, blanc&#10;&#10;Le contenu généré par l’IA peut être incorrect.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8043" name="Image 108" descr="Une image contenant texte, Police, écriture manuscrite, blanc&#10;&#10;Le contenu généré par l’IA peut être incorrect.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474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09A224A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2C657E9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4CB6A28D" w14:textId="73ED838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35C2D9E3" wp14:editId="44303C14">
            <wp:extent cx="5029200" cy="1666875"/>
            <wp:effectExtent l="0" t="0" r="0" b="9525"/>
            <wp:docPr id="625417661" name="Image 107" descr="Une image contenant texte, Police, capture d’écran, ligne&#10;&#10;Le contenu généré par l’IA peut être incorrect.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17661" name="Image 107" descr="Une image contenant texte, Police, capture d’écran, ligne&#10;&#10;Le contenu généré par l’IA peut être incorrect.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D57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70B6F7D6" w14:textId="3034514B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F2D9EB4" wp14:editId="097D91DA">
            <wp:extent cx="4991100" cy="1600200"/>
            <wp:effectExtent l="0" t="0" r="0" b="0"/>
            <wp:docPr id="992038263" name="Image 106" descr="Une image contenant texte, Police, capture d’écran, ligne&#10;&#10;Le contenu généré par l’IA peut être incorrect.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8263" name="Image 106" descr="Une image contenant texte, Police, capture d’écran, ligne&#10;&#10;Le contenu généré par l’IA peut être incorrect.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B7E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04F17615" w14:textId="1F0F059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42E0C92" wp14:editId="31510FB8">
            <wp:extent cx="4991100" cy="1552575"/>
            <wp:effectExtent l="0" t="0" r="0" b="9525"/>
            <wp:docPr id="1843750534" name="Image 105" descr="Une image contenant texte, Police, capture d’écran, ligne&#10;&#10;Le contenu généré par l’IA peut être incorrect.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50534" name="Image 105" descr="Une image contenant texte, Police, capture d’écran, ligne&#10;&#10;Le contenu généré par l’IA peut être incorrect.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A55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lastRenderedPageBreak/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77131721" w14:textId="3C134D5B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5A52B2F" wp14:editId="0DD4D02D">
            <wp:extent cx="5000625" cy="1524000"/>
            <wp:effectExtent l="0" t="0" r="9525" b="0"/>
            <wp:docPr id="468548964" name="Image 104" descr="Une image contenant texte, Police, capture d’écran, ligne&#10;&#10;Le contenu généré par l’IA peut être incorrect.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8964" name="Image 104" descr="Une image contenant texte, Police, capture d’écran, ligne&#10;&#10;Le contenu généré par l’IA peut être incorrect.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37F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Remarque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 ==&gt; </w:t>
      </w:r>
      <w:r w:rsidRPr="00DE34D3">
        <w:rPr>
          <w:rFonts w:ascii="Arial Black" w:hAnsi="Arial Black"/>
          <w:sz w:val="32"/>
          <w:szCs w:val="32"/>
        </w:rPr>
        <w:t>pour convertir n’importe quel type de données en une chaîne, on utilise la fonction 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valueof</w:t>
      </w:r>
      <w:proofErr w:type="spellEnd"/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64FA712" w14:textId="306E3303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C76845D" wp14:editId="7E20190E">
            <wp:extent cx="3867150" cy="1733550"/>
            <wp:effectExtent l="0" t="0" r="0" b="0"/>
            <wp:docPr id="714498710" name="Image 103" descr="cours en java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ours en java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464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lastRenderedPageBreak/>
        <w:t>!!!</w:t>
      </w:r>
      <w:r w:rsidRPr="00DE34D3">
        <w:rPr>
          <w:rFonts w:ascii="Arial Black" w:hAnsi="Arial Black"/>
          <w:sz w:val="32"/>
          <w:szCs w:val="32"/>
        </w:rPr>
        <w:t xml:space="preserve"> La valeur 12 est </w:t>
      </w:r>
      <w:proofErr w:type="gramStart"/>
      <w:r w:rsidRPr="00DE34D3">
        <w:rPr>
          <w:rFonts w:ascii="Arial Black" w:hAnsi="Arial Black"/>
          <w:sz w:val="32"/>
          <w:szCs w:val="32"/>
        </w:rPr>
        <w:t>considérée  comme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une chaîne, ce n’est pas une valeur numérique </w:t>
      </w:r>
    </w:p>
    <w:p w14:paraId="6C9A5C2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==&gt;</w:t>
      </w:r>
      <w:r w:rsidRPr="00DE34D3">
        <w:rPr>
          <w:rFonts w:ascii="Arial Black" w:hAnsi="Arial Black"/>
          <w:sz w:val="32"/>
          <w:szCs w:val="32"/>
        </w:rPr>
        <w:t xml:space="preserve"> pour convertir une </w:t>
      </w:r>
      <w:proofErr w:type="gramStart"/>
      <w:r w:rsidRPr="00DE34D3">
        <w:rPr>
          <w:rFonts w:ascii="Arial Black" w:hAnsi="Arial Black"/>
          <w:sz w:val="32"/>
          <w:szCs w:val="32"/>
        </w:rPr>
        <w:t>chaîne  en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un type de données numérique, on utilise les </w:t>
      </w:r>
      <w:proofErr w:type="gramStart"/>
      <w:r w:rsidRPr="00DE34D3">
        <w:rPr>
          <w:rFonts w:ascii="Arial Black" w:hAnsi="Arial Black"/>
          <w:sz w:val="32"/>
          <w:szCs w:val="32"/>
        </w:rPr>
        <w:t>fonctions  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intValue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()  ,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     </w:t>
      </w:r>
      <w:proofErr w:type="spellStart"/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floatValue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() ,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     </w:t>
      </w:r>
      <w:proofErr w:type="spellStart"/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doubleValue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(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)</w:t>
      </w:r>
    </w:p>
    <w:p w14:paraId="78CEF54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</w:p>
    <w:p w14:paraId="36A470D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Exemple :</w:t>
      </w:r>
    </w:p>
    <w:p w14:paraId="5D89F66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10BE5810" w14:textId="469A72F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drawing>
          <wp:inline distT="0" distB="0" distL="0" distR="0" wp14:anchorId="29C0B8E8" wp14:editId="675F1AF7">
            <wp:extent cx="4200525" cy="1485900"/>
            <wp:effectExtent l="0" t="0" r="9525" b="0"/>
            <wp:docPr id="1575058778" name="Image 102" descr="cours en java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ours en java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095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0084634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1E0E99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!!!</w:t>
      </w:r>
      <w:r w:rsidRPr="00DE34D3">
        <w:rPr>
          <w:rFonts w:ascii="Arial Black" w:hAnsi="Arial Black"/>
          <w:sz w:val="32"/>
          <w:szCs w:val="32"/>
        </w:rPr>
        <w:t xml:space="preserve"> La valeur 17 de variable </w:t>
      </w:r>
      <w:proofErr w:type="gramStart"/>
      <w:r w:rsidRPr="00DE34D3">
        <w:rPr>
          <w:rFonts w:ascii="Arial Black" w:hAnsi="Arial Black"/>
          <w:sz w:val="32"/>
          <w:szCs w:val="32"/>
        </w:rPr>
        <w:t>k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considérée  comme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une valeur numérique, ce n’est </w:t>
      </w:r>
      <w:proofErr w:type="gramStart"/>
      <w:r w:rsidRPr="00DE34D3">
        <w:rPr>
          <w:rFonts w:ascii="Arial Black" w:hAnsi="Arial Black"/>
          <w:sz w:val="32"/>
          <w:szCs w:val="32"/>
        </w:rPr>
        <w:t>pas  une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chaîne.</w:t>
      </w:r>
    </w:p>
    <w:p w14:paraId="5C6D2C8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6353108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4AE468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lastRenderedPageBreak/>
        <w:t>3-4) Les instructions d’entrée :</w:t>
      </w:r>
    </w:p>
    <w:p w14:paraId="2CD3FB4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Les instructions d’entrée ou de lecture </w:t>
      </w:r>
      <w:proofErr w:type="gramStart"/>
      <w:r w:rsidRPr="00DE34D3">
        <w:rPr>
          <w:rFonts w:ascii="Arial Black" w:hAnsi="Arial Black"/>
          <w:sz w:val="32"/>
          <w:szCs w:val="32"/>
        </w:rPr>
        <w:t>donnent  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main à l’utilisateur pour saisir une donnée au clavier. La valeur saisie sera affectée à une variable. Ces instructions </w:t>
      </w:r>
      <w:proofErr w:type="gramStart"/>
      <w:r w:rsidRPr="00DE34D3">
        <w:rPr>
          <w:rFonts w:ascii="Arial Black" w:hAnsi="Arial Black"/>
          <w:sz w:val="32"/>
          <w:szCs w:val="32"/>
        </w:rPr>
        <w:t>sont  effectuées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via un objet de la </w:t>
      </w:r>
      <w:proofErr w:type="spellStart"/>
      <w:r w:rsidRPr="00DE34D3">
        <w:rPr>
          <w:rFonts w:ascii="Arial Black" w:hAnsi="Arial Black"/>
          <w:sz w:val="32"/>
          <w:szCs w:val="32"/>
        </w:rPr>
        <w:t>class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r w:rsidRPr="00DE34D3">
        <w:rPr>
          <w:rFonts w:ascii="Arial Black" w:hAnsi="Arial Black"/>
          <w:b/>
          <w:bCs/>
          <w:sz w:val="32"/>
          <w:szCs w:val="32"/>
        </w:rPr>
        <w:t>Scanner. </w:t>
      </w:r>
    </w:p>
    <w:p w14:paraId="5B5B13D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 xml:space="preserve">Scanner </w:t>
      </w:r>
      <w:proofErr w:type="spellStart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>sc</w:t>
      </w:r>
      <w:proofErr w:type="spellEnd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 xml:space="preserve"> = new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>Scanner(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>System.in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  <w:lang w:val="en-US"/>
        </w:rPr>
        <w:t>) ;</w:t>
      </w:r>
      <w:proofErr w:type="gramEnd"/>
    </w:p>
    <w:p w14:paraId="50157C3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t>cette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instruction ne </w:t>
      </w:r>
      <w:proofErr w:type="gramStart"/>
      <w:r w:rsidRPr="00DE34D3">
        <w:rPr>
          <w:rFonts w:ascii="Arial Black" w:hAnsi="Arial Black"/>
          <w:sz w:val="32"/>
          <w:szCs w:val="32"/>
        </w:rPr>
        <w:t>fonctionne  pas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pourquoi ???? </w:t>
      </w:r>
    </w:p>
    <w:p w14:paraId="634B4B0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t>il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faut importer la classe </w:t>
      </w:r>
      <w:proofErr w:type="gramStart"/>
      <w:r w:rsidRPr="00DE34D3">
        <w:rPr>
          <w:rFonts w:ascii="Arial Black" w:hAnsi="Arial Black"/>
          <w:sz w:val="32"/>
          <w:szCs w:val="32"/>
        </w:rPr>
        <w:t>Scanner  comme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indiquée à la figure suivante :</w:t>
      </w:r>
    </w:p>
    <w:p w14:paraId="5A895D5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62CE0B92" w14:textId="224B5EB4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1825CF1" wp14:editId="38430904">
            <wp:extent cx="4524375" cy="1790700"/>
            <wp:effectExtent l="0" t="0" r="9525" b="0"/>
            <wp:docPr id="1764218876" name="Image 101" descr="Une image contenant texte, capture d’écran, Police, ligne&#10;&#10;Le contenu généré par l’IA peut être incorrect.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8876" name="Image 101" descr="Une image contenant texte, capture d’écran, Police, ligne&#10;&#10;Le contenu généré par l’IA peut être incorrect.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D8C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9EE092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> </w:t>
      </w:r>
    </w:p>
    <w:p w14:paraId="0BE1067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 xml:space="preserve">*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Récupérer  ce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que vous tapez</w:t>
      </w:r>
    </w:p>
    <w:p w14:paraId="52C2B88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t>Voici l'instruction pour permettre à Java de récupérer ce que vous avez saisi pour ensuite l'afficher :</w:t>
      </w:r>
    </w:p>
    <w:p w14:paraId="132E326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6E50F3C2" w14:textId="6E8A015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1348063" wp14:editId="45371E16">
            <wp:extent cx="5200650" cy="2705100"/>
            <wp:effectExtent l="0" t="0" r="0" b="0"/>
            <wp:docPr id="649889853" name="Image 100" descr="cours en java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ours en java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3ED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>     </w:t>
      </w:r>
    </w:p>
    <w:p w14:paraId="620C284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7713782" w14:textId="36C7CF9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362E32F4" wp14:editId="7A660481">
            <wp:extent cx="4610100" cy="2857500"/>
            <wp:effectExtent l="0" t="0" r="0" b="0"/>
            <wp:docPr id="1618884404" name="Image 99" descr="cours en java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ours en java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2D4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> Vous savez maintenant que pour lire un </w:t>
      </w:r>
      <w:proofErr w:type="spell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>, vous devez utiliser 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nextInt</w:t>
      </w:r>
      <w:proofErr w:type="spellEnd"/>
      <w:r w:rsidRPr="00DE34D3">
        <w:rPr>
          <w:rFonts w:ascii="Arial Black" w:hAnsi="Arial Black"/>
          <w:sz w:val="32"/>
          <w:szCs w:val="32"/>
        </w:rPr>
        <w:t>(</w:t>
      </w:r>
      <w:proofErr w:type="gramEnd"/>
      <w:r w:rsidRPr="00DE34D3">
        <w:rPr>
          <w:rFonts w:ascii="Arial Black" w:hAnsi="Arial Black"/>
          <w:sz w:val="32"/>
          <w:szCs w:val="32"/>
        </w:rPr>
        <w:t>). De façon       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générale,dites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-vous que pour récupérer un type de variable, il vous suffit d'appeler </w:t>
      </w:r>
      <w:r w:rsidRPr="00DE34D3">
        <w:rPr>
          <w:rFonts w:ascii="Arial Black" w:hAnsi="Arial Black"/>
          <w:b/>
          <w:bCs/>
          <w:sz w:val="32"/>
          <w:szCs w:val="32"/>
        </w:rPr>
        <w:t>next&lt;Type de variable commençant par une majuscule&gt;</w:t>
      </w:r>
      <w:r w:rsidRPr="00DE34D3">
        <w:rPr>
          <w:rFonts w:ascii="Arial Black" w:hAnsi="Arial Black"/>
          <w:sz w:val="32"/>
          <w:szCs w:val="32"/>
        </w:rPr>
        <w:br/>
      </w:r>
    </w:p>
    <w:p w14:paraId="33B5A9DB" w14:textId="10E10EC2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25657E14" wp14:editId="7EBDC0E8">
            <wp:extent cx="3505200" cy="1333500"/>
            <wp:effectExtent l="0" t="0" r="0" b="0"/>
            <wp:docPr id="2052156301" name="Image 98" descr="Une image contenant texte, Police, capture d’écran, ligne&#10;&#10;Le contenu généré par l’IA peut être incorrect.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6301" name="Image 98" descr="Une image contenant texte, Police, capture d’écran, ligne&#10;&#10;Le contenu généré par l’IA peut être incorrect.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09F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  <w:t>!!! Il y a un type de variables primitives qui n'est pas pris en compte par la classe Scanner : il s'agit du type char.</w:t>
      </w:r>
      <w:r w:rsidRPr="00DE34D3">
        <w:rPr>
          <w:rFonts w:ascii="Arial Black" w:hAnsi="Arial Black"/>
          <w:sz w:val="32"/>
          <w:szCs w:val="32"/>
        </w:rPr>
        <w:br/>
        <w:t xml:space="preserve">Voici comment on </w:t>
      </w:r>
      <w:proofErr w:type="gramStart"/>
      <w:r w:rsidRPr="00DE34D3">
        <w:rPr>
          <w:rFonts w:ascii="Arial Black" w:hAnsi="Arial Black"/>
          <w:sz w:val="32"/>
          <w:szCs w:val="32"/>
        </w:rPr>
        <w:t>pourrait  récupérer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 caractère 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lastRenderedPageBreak/>
        <w:br/>
      </w:r>
    </w:p>
    <w:p w14:paraId="0F84B5DA" w14:textId="35E2FCEC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1A28B06" wp14:editId="509E780B">
            <wp:extent cx="4781550" cy="1076325"/>
            <wp:effectExtent l="0" t="0" r="0" b="9525"/>
            <wp:docPr id="2097036506" name="Image 97" descr="Une image contenant texte, Police, capture d’écran, ligne&#10;&#10;Le contenu généré par l’IA peut être incorrect.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6506" name="Image 97" descr="Une image contenant texte, Police, capture d’écran, ligne&#10;&#10;Le contenu généré par l’IA peut être incorrect.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285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                     Chapitre 2 :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Les  structures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alternatives et répétitives</w:t>
      </w:r>
    </w:p>
    <w:p w14:paraId="6BB64C2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4B946263" w14:textId="77777777" w:rsidR="00DE34D3" w:rsidRPr="00DE34D3" w:rsidRDefault="00DE34D3" w:rsidP="00DE34D3">
      <w:pPr>
        <w:rPr>
          <w:ins w:id="2" w:author="Unknown"/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168F514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  <w:t>1) Les structures alternatives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1-1) Introduction 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  <w:r w:rsidRPr="00DE34D3">
        <w:rPr>
          <w:rFonts w:ascii="Arial Black" w:hAnsi="Arial Black"/>
          <w:sz w:val="32"/>
          <w:szCs w:val="32"/>
        </w:rPr>
        <w:t> </w:t>
      </w:r>
    </w:p>
    <w:p w14:paraId="132EA894" w14:textId="5B8FEDAE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3BC4325" wp14:editId="6A703042">
            <wp:extent cx="4819650" cy="1333500"/>
            <wp:effectExtent l="0" t="0" r="0" b="0"/>
            <wp:docPr id="1999633658" name="Image 96" descr="Une image contenant texte, Police, capture d’écran, ligne&#10;&#10;Le contenu généré par l’IA peut être incorrect.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3658" name="Image 96" descr="Une image contenant texte, Police, capture d’écran, ligne&#10;&#10;Le contenu généré par l’IA peut être incorrect.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F2B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  <w:t xml:space="preserve"> Une condition est une </w:t>
      </w:r>
      <w:proofErr w:type="gramStart"/>
      <w:r w:rsidRPr="00DE34D3">
        <w:rPr>
          <w:rFonts w:ascii="Arial Black" w:hAnsi="Arial Black"/>
          <w:sz w:val="32"/>
          <w:szCs w:val="32"/>
        </w:rPr>
        <w:t>expression  logique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ou une variable logique évaluée </w:t>
      </w:r>
      <w:proofErr w:type="gramStart"/>
      <w:r w:rsidRPr="00DE34D3">
        <w:rPr>
          <w:rFonts w:ascii="Arial Black" w:hAnsi="Arial Black"/>
          <w:sz w:val="32"/>
          <w:szCs w:val="32"/>
        </w:rPr>
        <w:t>à  Vrai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ou faux.</w:t>
      </w:r>
      <w:r w:rsidRPr="00DE34D3">
        <w:rPr>
          <w:rFonts w:ascii="Arial Black" w:hAnsi="Arial Black"/>
          <w:sz w:val="32"/>
          <w:szCs w:val="32"/>
        </w:rPr>
        <w:br/>
        <w:t xml:space="preserve">La condition est évaluée. </w:t>
      </w:r>
      <w:proofErr w:type="gramStart"/>
      <w:r w:rsidRPr="00DE34D3">
        <w:rPr>
          <w:rFonts w:ascii="Arial Black" w:hAnsi="Arial Black"/>
          <w:sz w:val="32"/>
          <w:szCs w:val="32"/>
        </w:rPr>
        <w:t>Si  elle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est vraie, la série </w:t>
      </w:r>
      <w:r w:rsidRPr="00DE34D3">
        <w:rPr>
          <w:rFonts w:ascii="Arial Black" w:hAnsi="Arial Black"/>
          <w:sz w:val="32"/>
          <w:szCs w:val="32"/>
        </w:rPr>
        <w:lastRenderedPageBreak/>
        <w:t>d’instruction(s)1 est exécutée et l’ensemble d’instruction(s) 2 est ignoré, la machine sautera directement à la première instruction située après cette structure. 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De  même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, au cas où la </w:t>
      </w:r>
      <w:proofErr w:type="gramStart"/>
      <w:r w:rsidRPr="00DE34D3">
        <w:rPr>
          <w:rFonts w:ascii="Arial Black" w:hAnsi="Arial Black"/>
          <w:sz w:val="32"/>
          <w:szCs w:val="32"/>
        </w:rPr>
        <w:t>condition  était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fausse la machine saute directement à la première</w:t>
      </w:r>
      <w:r w:rsidRPr="00DE34D3">
        <w:rPr>
          <w:rFonts w:ascii="Arial Black" w:hAnsi="Arial Black"/>
          <w:sz w:val="32"/>
          <w:szCs w:val="32"/>
        </w:rPr>
        <w:br/>
        <w:t xml:space="preserve">ligne située après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le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else</w:t>
      </w:r>
      <w:proofErr w:type="spellEnd"/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</w:t>
      </w:r>
      <w:r w:rsidRPr="00DE34D3">
        <w:rPr>
          <w:rFonts w:ascii="Arial Black" w:hAnsi="Arial Black"/>
          <w:sz w:val="32"/>
          <w:szCs w:val="32"/>
        </w:rPr>
        <w:t>et exécute l’ensemble d’instruction2.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7F3BF0E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Exemple :</w:t>
      </w:r>
    </w:p>
    <w:p w14:paraId="399592C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3A2CC139" w14:textId="292548F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8688D60" wp14:editId="06040093">
            <wp:extent cx="4543425" cy="2352675"/>
            <wp:effectExtent l="0" t="0" r="9525" b="9525"/>
            <wp:docPr id="867456303" name="Image 95" descr="Une image contenant texte, capture d’écran, Police, ligne&#10;&#10;Le contenu généré par l’IA peut être incorrect.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6303" name="Image 95" descr="Une image contenant texte, capture d’écran, Police, ligne&#10;&#10;Le contenu généré par l’IA peut être incorrect.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74E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379DF6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057BB847" w14:textId="43BD3098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1E0478CA" wp14:editId="217294A5">
            <wp:extent cx="5000625" cy="1514475"/>
            <wp:effectExtent l="0" t="0" r="9525" b="9525"/>
            <wp:docPr id="977553167" name="Image 94" descr="cours en java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cours en java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311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d’application 1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java qui affiche si un nombre </w:t>
      </w:r>
      <w:proofErr w:type="gramStart"/>
      <w:r w:rsidRPr="00DE34D3">
        <w:rPr>
          <w:rFonts w:ascii="Arial Black" w:hAnsi="Arial Black"/>
          <w:sz w:val="32"/>
          <w:szCs w:val="32"/>
        </w:rPr>
        <w:t>entier  saisi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au clavier est pair ou impair.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6BC38A2" w14:textId="4D17C4B8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2C9A99DA" wp14:editId="14B05E21">
            <wp:extent cx="4638675" cy="4181475"/>
            <wp:effectExtent l="0" t="0" r="9525" b="9525"/>
            <wp:docPr id="424099257" name="Image 93" descr="les exercices en java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les exercices en java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889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</w:p>
    <w:p w14:paraId="53E5548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1FE9ADA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Remarque :</w:t>
      </w:r>
      <w:r w:rsidRPr="00DE34D3">
        <w:rPr>
          <w:rFonts w:ascii="Arial Black" w:hAnsi="Arial Black"/>
          <w:sz w:val="32"/>
          <w:szCs w:val="32"/>
        </w:rPr>
        <w:t xml:space="preserve"> il existe aussi un autre type de condition c’est </w:t>
      </w:r>
      <w:proofErr w:type="gramStart"/>
      <w:r w:rsidRPr="00DE34D3">
        <w:rPr>
          <w:rFonts w:ascii="Arial Black" w:hAnsi="Arial Black"/>
          <w:sz w:val="32"/>
          <w:szCs w:val="32"/>
        </w:rPr>
        <w:t>la condition composées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</w:p>
    <w:p w14:paraId="62B84A0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Certains problèmes </w:t>
      </w:r>
      <w:proofErr w:type="gramStart"/>
      <w:r w:rsidRPr="00DE34D3">
        <w:rPr>
          <w:rFonts w:ascii="Arial Black" w:hAnsi="Arial Black"/>
          <w:sz w:val="32"/>
          <w:szCs w:val="32"/>
        </w:rPr>
        <w:t>exigent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formuler des conditions qui ne peuvent être exprimées sous la forme simple, par exemple la </w:t>
      </w:r>
      <w:proofErr w:type="gramStart"/>
      <w:r w:rsidRPr="00DE34D3">
        <w:rPr>
          <w:rFonts w:ascii="Arial Black" w:hAnsi="Arial Black"/>
          <w:sz w:val="32"/>
          <w:szCs w:val="32"/>
        </w:rPr>
        <w:t>condition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note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devoir doit être inclus </w:t>
      </w:r>
      <w:proofErr w:type="gramStart"/>
      <w:r w:rsidRPr="00DE34D3">
        <w:rPr>
          <w:rFonts w:ascii="Arial Black" w:hAnsi="Arial Black"/>
          <w:sz w:val="32"/>
          <w:szCs w:val="32"/>
        </w:rPr>
        <w:t>dans  l’intervalle</w:t>
      </w:r>
      <w:proofErr w:type="gramEnd"/>
      <w:r w:rsidRPr="00DE34D3">
        <w:rPr>
          <w:rFonts w:ascii="Arial Black" w:hAnsi="Arial Black"/>
          <w:sz w:val="32"/>
          <w:szCs w:val="32"/>
        </w:rPr>
        <w:t>  </w:t>
      </w:r>
      <w:proofErr w:type="gramStart"/>
      <w:r w:rsidRPr="00DE34D3">
        <w:rPr>
          <w:rFonts w:ascii="Arial Black" w:hAnsi="Arial Black"/>
          <w:sz w:val="32"/>
          <w:szCs w:val="32"/>
        </w:rPr>
        <w:t>   [</w:t>
      </w:r>
      <w:proofErr w:type="gramEnd"/>
      <w:r w:rsidRPr="00DE34D3">
        <w:rPr>
          <w:rFonts w:ascii="Arial Black" w:hAnsi="Arial Black"/>
          <w:sz w:val="32"/>
          <w:szCs w:val="32"/>
        </w:rPr>
        <w:t>0, 20</w:t>
      </w:r>
      <w:proofErr w:type="gramStart"/>
      <w:r w:rsidRPr="00DE34D3">
        <w:rPr>
          <w:rFonts w:ascii="Arial Black" w:hAnsi="Arial Black"/>
          <w:sz w:val="32"/>
          <w:szCs w:val="32"/>
        </w:rPr>
        <w:t>],  cette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condition est composée de deux conditions simples </w:t>
      </w:r>
      <w:proofErr w:type="gramStart"/>
      <w:r w:rsidRPr="00DE34D3">
        <w:rPr>
          <w:rFonts w:ascii="Arial Black" w:hAnsi="Arial Black"/>
          <w:sz w:val="32"/>
          <w:szCs w:val="32"/>
        </w:rPr>
        <w:t>qui  sont</w:t>
      </w:r>
      <w:proofErr w:type="gramEnd"/>
      <w:r w:rsidRPr="00DE34D3">
        <w:rPr>
          <w:rFonts w:ascii="Arial Black" w:hAnsi="Arial Black"/>
          <w:sz w:val="32"/>
          <w:szCs w:val="32"/>
        </w:rPr>
        <w:t>  note ≥0    et     note ≤ 20</w:t>
      </w:r>
    </w:p>
    <w:p w14:paraId="52FD686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5E9C150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Exercice d’application 2</w:t>
      </w:r>
    </w:p>
    <w:p w14:paraId="24DFC24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Ecrire un programme en java qui permet de </w:t>
      </w:r>
      <w:proofErr w:type="gramStart"/>
      <w:r w:rsidRPr="00DE34D3">
        <w:rPr>
          <w:rFonts w:ascii="Arial Black" w:hAnsi="Arial Black"/>
          <w:sz w:val="32"/>
          <w:szCs w:val="32"/>
        </w:rPr>
        <w:t>faire  une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remarque </w:t>
      </w:r>
      <w:proofErr w:type="gramStart"/>
      <w:r w:rsidRPr="00DE34D3">
        <w:rPr>
          <w:rFonts w:ascii="Arial Black" w:hAnsi="Arial Black"/>
          <w:sz w:val="32"/>
          <w:szCs w:val="32"/>
        </w:rPr>
        <w:t>d’une note saisi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au clavier </w:t>
      </w:r>
      <w:proofErr w:type="gramStart"/>
      <w:r w:rsidRPr="00DE34D3">
        <w:rPr>
          <w:rFonts w:ascii="Arial Black" w:hAnsi="Arial Black"/>
          <w:sz w:val="32"/>
          <w:szCs w:val="32"/>
        </w:rPr>
        <w:t>( si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 </w:t>
      </w:r>
      <w:proofErr w:type="gramStart"/>
      <w:r w:rsidRPr="00DE34D3">
        <w:rPr>
          <w:rFonts w:ascii="Arial Black" w:hAnsi="Arial Black"/>
          <w:sz w:val="32"/>
          <w:szCs w:val="32"/>
        </w:rPr>
        <w:t>note  supérieur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à </w:t>
      </w:r>
      <w:proofErr w:type="gramStart"/>
      <w:r w:rsidRPr="00DE34D3">
        <w:rPr>
          <w:rFonts w:ascii="Arial Black" w:hAnsi="Arial Black"/>
          <w:sz w:val="32"/>
          <w:szCs w:val="32"/>
        </w:rPr>
        <w:t>10  alors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 </w:t>
      </w:r>
      <w:proofErr w:type="gramStart"/>
      <w:r w:rsidRPr="00DE34D3">
        <w:rPr>
          <w:rFonts w:ascii="Arial Black" w:hAnsi="Arial Black"/>
          <w:sz w:val="32"/>
          <w:szCs w:val="32"/>
        </w:rPr>
        <w:t>affiche  validé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sinon non </w:t>
      </w:r>
      <w:proofErr w:type="gramStart"/>
      <w:r w:rsidRPr="00DE34D3">
        <w:rPr>
          <w:rFonts w:ascii="Arial Black" w:hAnsi="Arial Black"/>
          <w:sz w:val="32"/>
          <w:szCs w:val="32"/>
        </w:rPr>
        <w:t>validé  (</w:t>
      </w:r>
      <w:proofErr w:type="gramEnd"/>
      <w:r w:rsidRPr="00DE34D3">
        <w:rPr>
          <w:rFonts w:ascii="Arial Black" w:hAnsi="Arial Black"/>
          <w:sz w:val="32"/>
          <w:szCs w:val="32"/>
        </w:rPr>
        <w:t>NB : la note comprise entre 0 et 20 </w:t>
      </w:r>
      <w:proofErr w:type="gramStart"/>
      <w:r w:rsidRPr="00DE34D3">
        <w:rPr>
          <w:rFonts w:ascii="Arial Black" w:hAnsi="Arial Black"/>
          <w:sz w:val="32"/>
          <w:szCs w:val="32"/>
        </w:rPr>
        <w:t>! )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.</w:t>
      </w:r>
    </w:p>
    <w:p w14:paraId="372CE6A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509850E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7E63AFE3" w14:textId="2D1400F8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420D0A13" wp14:editId="30905B86">
            <wp:extent cx="4629150" cy="4229100"/>
            <wp:effectExtent l="0" t="0" r="0" b="0"/>
            <wp:docPr id="269774493" name="Image 92" descr="les exercices en java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les exercices en java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3B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b/>
          <w:bCs/>
          <w:sz w:val="32"/>
          <w:szCs w:val="32"/>
        </w:rPr>
        <w:t>Exercice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1: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 </w:t>
      </w:r>
    </w:p>
    <w:p w14:paraId="584DAF4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Ecrire un programme en java qui demande deux nombres m et n </w:t>
      </w:r>
      <w:proofErr w:type="gramStart"/>
      <w:r w:rsidRPr="00DE34D3">
        <w:rPr>
          <w:rFonts w:ascii="Arial Black" w:hAnsi="Arial Black"/>
          <w:sz w:val="32"/>
          <w:szCs w:val="32"/>
        </w:rPr>
        <w:t>à  l’utilisateur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et l’informe ensuite si le </w:t>
      </w:r>
      <w:proofErr w:type="gramStart"/>
      <w:r w:rsidRPr="00DE34D3">
        <w:rPr>
          <w:rFonts w:ascii="Arial Black" w:hAnsi="Arial Black"/>
          <w:sz w:val="32"/>
          <w:szCs w:val="32"/>
        </w:rPr>
        <w:t>produit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ces deux nombres est positif ou négatif. On inclut   dans le </w:t>
      </w:r>
      <w:proofErr w:type="gramStart"/>
      <w:r w:rsidRPr="00DE34D3">
        <w:rPr>
          <w:rFonts w:ascii="Arial Black" w:hAnsi="Arial Black"/>
          <w:sz w:val="32"/>
          <w:szCs w:val="32"/>
        </w:rPr>
        <w:t>programme  le</w:t>
      </w:r>
      <w:proofErr w:type="gramEnd"/>
      <w:r w:rsidRPr="00DE34D3">
        <w:rPr>
          <w:rFonts w:ascii="Arial Black" w:hAnsi="Arial Black"/>
          <w:sz w:val="32"/>
          <w:szCs w:val="32"/>
        </w:rPr>
        <w:t> </w:t>
      </w:r>
      <w:proofErr w:type="gramStart"/>
      <w:r w:rsidRPr="00DE34D3">
        <w:rPr>
          <w:rFonts w:ascii="Arial Black" w:hAnsi="Arial Black"/>
          <w:sz w:val="32"/>
          <w:szCs w:val="32"/>
        </w:rPr>
        <w:t>cas  où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le produit peut être nul.</w:t>
      </w:r>
    </w:p>
    <w:p w14:paraId="3749BA1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2274DDE6" w14:textId="6D50C3EC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0948587E" wp14:editId="6E0913FD">
            <wp:extent cx="5429250" cy="5314950"/>
            <wp:effectExtent l="0" t="0" r="0" b="0"/>
            <wp:docPr id="1132342614" name="Image 91" descr="les exercices en java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les exercices en java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765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33D64492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Exercice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2:</w:t>
      </w:r>
      <w:proofErr w:type="gramEnd"/>
    </w:p>
    <w:p w14:paraId="3E1161D7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 xml:space="preserve">Une boutique propose à ces clients, une réduction de 15% pour les montants d’achat supérieurs à 200 </w:t>
      </w:r>
      <w:proofErr w:type="spellStart"/>
      <w:r w:rsidRPr="00DE34D3">
        <w:rPr>
          <w:rFonts w:ascii="Arial Black" w:hAnsi="Arial Black"/>
          <w:sz w:val="32"/>
          <w:szCs w:val="32"/>
        </w:rPr>
        <w:t>dh</w:t>
      </w:r>
      <w:proofErr w:type="spellEnd"/>
      <w:r w:rsidRPr="00DE34D3">
        <w:rPr>
          <w:rFonts w:ascii="Arial Black" w:hAnsi="Arial Black"/>
          <w:sz w:val="32"/>
          <w:szCs w:val="32"/>
        </w:rPr>
        <w:t>. Ecrire un programme en java permettant de saisir le prix total HT et de calculer le montant TTC en prenant en compte la réduction et la TVA=20%</w:t>
      </w:r>
    </w:p>
    <w:p w14:paraId="3BE355EA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</w:p>
    <w:p w14:paraId="1B63BF90" w14:textId="246B09F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777883B" wp14:editId="66108FD7">
            <wp:extent cx="5760720" cy="4909185"/>
            <wp:effectExtent l="0" t="0" r="0" b="5715"/>
            <wp:docPr id="549921386" name="Image 90" descr="les exercices en java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les exercices en java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AAB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3379F92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69595D9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1-3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)  Structure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à choix multiples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  (</w:t>
      </w:r>
      <w:proofErr w:type="gramEnd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>Switch )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La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condition  </w:t>
      </w:r>
      <w:r w:rsidRPr="00DE34D3">
        <w:rPr>
          <w:rFonts w:ascii="Arial Black" w:hAnsi="Arial Black"/>
          <w:b/>
          <w:bCs/>
          <w:sz w:val="32"/>
          <w:szCs w:val="32"/>
        </w:rPr>
        <w:t>if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...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else</w:t>
      </w:r>
      <w:proofErr w:type="spellEnd"/>
      <w:r w:rsidRPr="00DE34D3">
        <w:rPr>
          <w:rFonts w:ascii="Arial Black" w:hAnsi="Arial Black"/>
          <w:sz w:val="32"/>
          <w:szCs w:val="32"/>
        </w:rPr>
        <w:t>  que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l'on vient de voir est le type de condition le plus souvent utilisé. Toutefois,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le  </w:t>
      </w:r>
      <w:r w:rsidRPr="00DE34D3">
        <w:rPr>
          <w:rFonts w:ascii="Arial Black" w:hAnsi="Arial Black"/>
          <w:b/>
          <w:bCs/>
          <w:sz w:val="32"/>
          <w:szCs w:val="32"/>
        </w:rPr>
        <w:t>if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...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else</w:t>
      </w:r>
      <w:proofErr w:type="spellEnd"/>
      <w:r w:rsidRPr="00DE34D3">
        <w:rPr>
          <w:rFonts w:ascii="Arial Black" w:hAnsi="Arial Black"/>
          <w:sz w:val="32"/>
          <w:szCs w:val="32"/>
        </w:rPr>
        <w:t>  peut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s'avérer quelque peu… répétitif : Prenons cet exemple :</w:t>
      </w:r>
    </w:p>
    <w:p w14:paraId="24681158" w14:textId="7C668CE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7FB20A95" wp14:editId="6296CB83">
            <wp:extent cx="3409950" cy="1524000"/>
            <wp:effectExtent l="0" t="0" r="0" b="0"/>
            <wp:docPr id="263277856" name="Image 89" descr="Une image contenant texte, Police, écriture manuscrite, ligne&#10;&#10;Le contenu généré par l’IA peut être incorrect.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7856" name="Image 89" descr="Une image contenant texte, Police, écriture manuscrite, ligne&#10;&#10;Le contenu généré par l’IA peut être incorrect.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2C3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i/>
          <w:i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 xml:space="preserve">Pour résoudre ce problème de la répétition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de  </w:t>
      </w:r>
      <w:r w:rsidRPr="00DE34D3">
        <w:rPr>
          <w:rFonts w:ascii="Arial Black" w:hAnsi="Arial Black"/>
          <w:b/>
          <w:bCs/>
          <w:sz w:val="32"/>
          <w:szCs w:val="32"/>
        </w:rPr>
        <w:t>if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else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   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if  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else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 xml:space="preserve"> …. </w:t>
      </w:r>
      <w:proofErr w:type="gramStart"/>
      <w:r w:rsidRPr="00DE34D3">
        <w:rPr>
          <w:rFonts w:ascii="Arial Black" w:hAnsi="Arial Black"/>
          <w:sz w:val="32"/>
          <w:szCs w:val="32"/>
        </w:rPr>
        <w:t>plusieurs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fois. On utilise une nouvelle </w:t>
      </w:r>
      <w:proofErr w:type="gramStart"/>
      <w:r w:rsidRPr="00DE34D3">
        <w:rPr>
          <w:rFonts w:ascii="Arial Black" w:hAnsi="Arial Black"/>
          <w:sz w:val="32"/>
          <w:szCs w:val="32"/>
        </w:rPr>
        <w:t>structure  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choix multiples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. </w:t>
      </w:r>
      <w:proofErr w:type="gramStart"/>
      <w:r w:rsidRPr="00DE34D3">
        <w:rPr>
          <w:rFonts w:ascii="Arial Black" w:hAnsi="Arial Black"/>
          <w:sz w:val="32"/>
          <w:szCs w:val="32"/>
        </w:rPr>
        <w:t>Cette  structure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conditionnelle permet de choisir le traitement à effectuer en </w:t>
      </w:r>
      <w:proofErr w:type="gramStart"/>
      <w:r w:rsidRPr="00DE34D3">
        <w:rPr>
          <w:rFonts w:ascii="Arial Black" w:hAnsi="Arial Black"/>
          <w:sz w:val="32"/>
          <w:szCs w:val="32"/>
        </w:rPr>
        <w:t>fonction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valeur ou de l’intervalle de valeurs d’une </w:t>
      </w:r>
      <w:proofErr w:type="gramStart"/>
      <w:r w:rsidRPr="00DE34D3">
        <w:rPr>
          <w:rFonts w:ascii="Arial Black" w:hAnsi="Arial Black"/>
          <w:sz w:val="32"/>
          <w:szCs w:val="32"/>
        </w:rPr>
        <w:t>variable  ou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d’une expression.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</w:p>
    <w:p w14:paraId="68A4271B" w14:textId="55EDFA1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C4CFD72" wp14:editId="4E0A3EB3">
            <wp:extent cx="2152650" cy="3181350"/>
            <wp:effectExtent l="0" t="0" r="0" b="0"/>
            <wp:docPr id="537141091" name="Image 88" descr="Une image contenant texte, Police, capture d’écran, nombre&#10;&#10;Le contenu généré par l’IA peut être incorrect.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1091" name="Image 88" descr="Une image contenant texte, Police, capture d’écran, nombre&#10;&#10;Le contenu généré par l’IA peut être incorrect.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15D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 xml:space="preserve"> Lorsque l’ordinateur rencontre cette instruction, il </w:t>
      </w:r>
      <w:r w:rsidRPr="00DE34D3">
        <w:rPr>
          <w:rFonts w:ascii="Arial Black" w:hAnsi="Arial Black"/>
          <w:sz w:val="32"/>
          <w:szCs w:val="32"/>
        </w:rPr>
        <w:lastRenderedPageBreak/>
        <w:t xml:space="preserve">vérifie la valeur de la variable, et il </w:t>
      </w:r>
      <w:proofErr w:type="gramStart"/>
      <w:r w:rsidRPr="00DE34D3">
        <w:rPr>
          <w:rFonts w:ascii="Arial Black" w:hAnsi="Arial Black"/>
          <w:sz w:val="32"/>
          <w:szCs w:val="32"/>
        </w:rPr>
        <w:t>la  compare</w:t>
      </w:r>
      <w:proofErr w:type="gramEnd"/>
      <w:r w:rsidRPr="00DE34D3">
        <w:rPr>
          <w:rFonts w:ascii="Arial Black" w:hAnsi="Arial Black"/>
          <w:sz w:val="32"/>
          <w:szCs w:val="32"/>
        </w:rPr>
        <w:t>  aux différentes valeurs. </w:t>
      </w:r>
      <w:r w:rsidRPr="00DE34D3">
        <w:rPr>
          <w:rFonts w:ascii="Arial Black" w:hAnsi="Arial Black"/>
          <w:sz w:val="32"/>
          <w:szCs w:val="32"/>
        </w:rPr>
        <w:br/>
        <w:t xml:space="preserve">Les valeurs sont </w:t>
      </w:r>
      <w:proofErr w:type="gramStart"/>
      <w:r w:rsidRPr="00DE34D3">
        <w:rPr>
          <w:rFonts w:ascii="Arial Black" w:hAnsi="Arial Black"/>
          <w:sz w:val="32"/>
          <w:szCs w:val="32"/>
        </w:rPr>
        <w:t>évaluées  dans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l’ordre, les unes après les autres, et une fois la valeur de variable est vérifiée l’action </w:t>
      </w:r>
      <w:proofErr w:type="gramStart"/>
      <w:r w:rsidRPr="00DE34D3">
        <w:rPr>
          <w:rFonts w:ascii="Arial Black" w:hAnsi="Arial Black"/>
          <w:sz w:val="32"/>
          <w:szCs w:val="32"/>
        </w:rPr>
        <w:t>associée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exécutée. On peut utiliser une instruction </w:t>
      </w:r>
      <w:r w:rsidRPr="00DE34D3">
        <w:rPr>
          <w:rFonts w:ascii="Arial Black" w:hAnsi="Arial Black"/>
          <w:b/>
          <w:bCs/>
          <w:sz w:val="32"/>
          <w:szCs w:val="32"/>
        </w:rPr>
        <w:t>default</w:t>
      </w:r>
      <w:proofErr w:type="gramStart"/>
      <w:r w:rsidRPr="00DE34D3">
        <w:rPr>
          <w:rFonts w:ascii="Arial Black" w:hAnsi="Arial Black"/>
          <w:sz w:val="32"/>
          <w:szCs w:val="32"/>
        </w:rPr>
        <w:t>   (</w:t>
      </w:r>
      <w:proofErr w:type="gramEnd"/>
      <w:r w:rsidRPr="00DE34D3">
        <w:rPr>
          <w:rFonts w:ascii="Arial Black" w:hAnsi="Arial Black"/>
          <w:sz w:val="32"/>
          <w:szCs w:val="32"/>
        </w:rPr>
        <w:t>facultative), dont l’action sera exécutée si aucune des valeurs évaluées n’a pas été remplie.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d’application :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</w:t>
      </w:r>
      <w:proofErr w:type="gramStart"/>
      <w:r w:rsidRPr="00DE34D3">
        <w:rPr>
          <w:rFonts w:ascii="Arial Black" w:hAnsi="Arial Black"/>
          <w:sz w:val="32"/>
          <w:szCs w:val="32"/>
        </w:rPr>
        <w:t>java  permettant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d’afficher le mois en lettre selon </w:t>
      </w:r>
      <w:proofErr w:type="gramStart"/>
      <w:r w:rsidRPr="00DE34D3">
        <w:rPr>
          <w:rFonts w:ascii="Arial Black" w:hAnsi="Arial Black"/>
          <w:sz w:val="32"/>
          <w:szCs w:val="32"/>
        </w:rPr>
        <w:t>le  numéro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saisi  au</w:t>
      </w:r>
      <w:proofErr w:type="gramEnd"/>
      <w:r w:rsidRPr="00DE34D3">
        <w:rPr>
          <w:rFonts w:ascii="Arial Black" w:hAnsi="Arial Black"/>
          <w:sz w:val="32"/>
          <w:szCs w:val="32"/>
        </w:rPr>
        <w:t> clavier    </w:t>
      </w:r>
      <w:proofErr w:type="gramStart"/>
      <w:r w:rsidRPr="00DE34D3">
        <w:rPr>
          <w:rFonts w:ascii="Arial Black" w:hAnsi="Arial Black"/>
          <w:sz w:val="32"/>
          <w:szCs w:val="32"/>
        </w:rPr>
        <w:t>   (</w:t>
      </w:r>
      <w:proofErr w:type="gramEnd"/>
      <w:r w:rsidRPr="00DE34D3">
        <w:rPr>
          <w:rFonts w:ascii="Arial Black" w:hAnsi="Arial Black"/>
          <w:sz w:val="32"/>
          <w:szCs w:val="32"/>
        </w:rPr>
        <w:t>janvier=</w:t>
      </w:r>
      <w:proofErr w:type="gramStart"/>
      <w:r w:rsidRPr="00DE34D3">
        <w:rPr>
          <w:rFonts w:ascii="Arial Black" w:hAnsi="Arial Black"/>
          <w:sz w:val="32"/>
          <w:szCs w:val="32"/>
        </w:rPr>
        <w:t>1  ,</w:t>
      </w:r>
      <w:proofErr w:type="gramEnd"/>
      <w:r w:rsidRPr="00DE34D3">
        <w:rPr>
          <w:rFonts w:ascii="Arial Black" w:hAnsi="Arial Black"/>
          <w:sz w:val="32"/>
          <w:szCs w:val="32"/>
        </w:rPr>
        <w:t>  février =</w:t>
      </w:r>
      <w:proofErr w:type="gramStart"/>
      <w:r w:rsidRPr="00DE34D3">
        <w:rPr>
          <w:rFonts w:ascii="Arial Black" w:hAnsi="Arial Black"/>
          <w:sz w:val="32"/>
          <w:szCs w:val="32"/>
        </w:rPr>
        <w:t>2  …….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 </w:t>
      </w:r>
      <w:proofErr w:type="gramStart"/>
      <w:r w:rsidRPr="00DE34D3">
        <w:rPr>
          <w:rFonts w:ascii="Arial Black" w:hAnsi="Arial Black"/>
          <w:sz w:val="32"/>
          <w:szCs w:val="32"/>
        </w:rPr>
        <w:t>décembre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= 12).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65BAD90D" w14:textId="629186CA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60A4006A" wp14:editId="0AA477B8">
            <wp:extent cx="5553075" cy="3990975"/>
            <wp:effectExtent l="0" t="0" r="9525" b="9525"/>
            <wp:docPr id="457352667" name="Image 87" descr="les exercices en java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les exercices en java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B7B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Remarque : </w:t>
      </w:r>
      <w:r w:rsidRPr="00DE34D3">
        <w:rPr>
          <w:rFonts w:ascii="Arial Black" w:hAnsi="Arial Black"/>
          <w:sz w:val="32"/>
          <w:szCs w:val="32"/>
        </w:rPr>
        <w:t xml:space="preserve">Vous devez mettre une instruction </w:t>
      </w:r>
      <w:r w:rsidRPr="00DE34D3">
        <w:rPr>
          <w:rFonts w:ascii="Arial Black" w:hAnsi="Arial Black"/>
          <w:b/>
          <w:bCs/>
          <w:sz w:val="32"/>
          <w:szCs w:val="32"/>
        </w:rPr>
        <w:t>break ;</w:t>
      </w:r>
      <w:r w:rsidRPr="00DE34D3">
        <w:rPr>
          <w:rFonts w:ascii="Arial Black" w:hAnsi="Arial Black"/>
          <w:sz w:val="32"/>
          <w:szCs w:val="32"/>
        </w:rPr>
        <w:t xml:space="preserve">   à la fin de chaque cas. Pour ignorer les instructions en dessous ! L'instruction </w:t>
      </w:r>
      <w:r w:rsidRPr="00DE34D3">
        <w:rPr>
          <w:rFonts w:ascii="Arial Black" w:hAnsi="Arial Black"/>
          <w:b/>
          <w:bCs/>
          <w:sz w:val="32"/>
          <w:szCs w:val="32"/>
        </w:rPr>
        <w:t xml:space="preserve">break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;</w:t>
      </w:r>
      <w:r w:rsidRPr="00DE34D3">
        <w:rPr>
          <w:rFonts w:ascii="Arial Black" w:hAnsi="Arial Black"/>
          <w:sz w:val="32"/>
          <w:szCs w:val="32"/>
        </w:rPr>
        <w:t>  commande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 fait à l'ordinateur de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 «sortir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» des accolades. </w:t>
      </w:r>
      <w:proofErr w:type="gramStart"/>
      <w:r w:rsidRPr="00DE34D3">
        <w:rPr>
          <w:rFonts w:ascii="Arial Black" w:hAnsi="Arial Black"/>
          <w:sz w:val="32"/>
          <w:szCs w:val="32"/>
        </w:rPr>
        <w:t>Et  instruction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defaulf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 xml:space="preserve"> ;</w:t>
      </w:r>
      <w:r w:rsidRPr="00DE34D3">
        <w:rPr>
          <w:rFonts w:ascii="Arial Black" w:hAnsi="Arial Black"/>
          <w:sz w:val="32"/>
          <w:szCs w:val="32"/>
        </w:rPr>
        <w:t xml:space="preserve">   sera exécutée si aucune des </w:t>
      </w:r>
      <w:proofErr w:type="gramStart"/>
      <w:r w:rsidRPr="00DE34D3">
        <w:rPr>
          <w:rFonts w:ascii="Arial Black" w:hAnsi="Arial Black"/>
          <w:sz w:val="32"/>
          <w:szCs w:val="32"/>
        </w:rPr>
        <w:t>valeurs  évaluées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n’a pas été remplie.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2) Les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Structures  répétitives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2-1) Introduction</w:t>
      </w:r>
      <w:r w:rsidRPr="00DE34D3">
        <w:rPr>
          <w:rFonts w:ascii="Arial Black" w:hAnsi="Arial Black"/>
          <w:sz w:val="32"/>
          <w:szCs w:val="32"/>
        </w:rPr>
        <w:br/>
        <w:t xml:space="preserve">Prenons d’une saisie au clavier, par exemple, on pose une question à laquelle doit </w:t>
      </w:r>
      <w:proofErr w:type="gramStart"/>
      <w:r w:rsidRPr="00DE34D3">
        <w:rPr>
          <w:rFonts w:ascii="Arial Black" w:hAnsi="Arial Black"/>
          <w:sz w:val="32"/>
          <w:szCs w:val="32"/>
        </w:rPr>
        <w:t>répondre  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« oui » ou « non ».</w:t>
      </w:r>
      <w:r w:rsidRPr="00DE34D3">
        <w:rPr>
          <w:rFonts w:ascii="Arial Black" w:hAnsi="Arial Black"/>
          <w:sz w:val="32"/>
          <w:szCs w:val="32"/>
        </w:rPr>
        <w:br/>
        <w:t xml:space="preserve">L’utilisateur risque de taper autre chose (une autre </w:t>
      </w:r>
      <w:r w:rsidRPr="00DE34D3">
        <w:rPr>
          <w:rFonts w:ascii="Arial Black" w:hAnsi="Arial Black"/>
          <w:sz w:val="32"/>
          <w:szCs w:val="32"/>
        </w:rPr>
        <w:lastRenderedPageBreak/>
        <w:t xml:space="preserve">lettre), le programme peut soit </w:t>
      </w:r>
      <w:proofErr w:type="gramStart"/>
      <w:r w:rsidRPr="00DE34D3">
        <w:rPr>
          <w:rFonts w:ascii="Arial Black" w:hAnsi="Arial Black"/>
          <w:sz w:val="32"/>
          <w:szCs w:val="32"/>
        </w:rPr>
        <w:t>planter  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une erreur d’exécution soit dérouler normalement jusqu’au bout, mais en </w:t>
      </w:r>
      <w:proofErr w:type="gramStart"/>
      <w:r w:rsidRPr="00DE34D3">
        <w:rPr>
          <w:rFonts w:ascii="Arial Black" w:hAnsi="Arial Black"/>
          <w:sz w:val="32"/>
          <w:szCs w:val="32"/>
        </w:rPr>
        <w:t>produisant  des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résultats fantaisistes. </w:t>
      </w:r>
      <w:r w:rsidRPr="00DE34D3">
        <w:rPr>
          <w:rFonts w:ascii="Arial Black" w:hAnsi="Arial Black"/>
          <w:sz w:val="32"/>
          <w:szCs w:val="32"/>
        </w:rPr>
        <w:br/>
        <w:t xml:space="preserve">Pour éviter ce problème, on peut mettre en place un contrôle de saisie pour vérifier que </w:t>
      </w:r>
      <w:proofErr w:type="gramStart"/>
      <w:r w:rsidRPr="00DE34D3">
        <w:rPr>
          <w:rFonts w:ascii="Arial Black" w:hAnsi="Arial Black"/>
          <w:sz w:val="32"/>
          <w:szCs w:val="32"/>
        </w:rPr>
        <w:t>les  données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entrées au clavier correspondent bien à celles attendues par le programme.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E06BCB4" w14:textId="6BB6D8BE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EB0C20B" wp14:editId="0491E2CF">
            <wp:extent cx="5505450" cy="3848100"/>
            <wp:effectExtent l="0" t="0" r="0" b="0"/>
            <wp:docPr id="334599836" name="Image 86" descr="les exercices en java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les exercices en java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269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!!! </w:t>
      </w:r>
      <w:r w:rsidRPr="00DE34D3">
        <w:rPr>
          <w:rFonts w:ascii="Arial Black" w:hAnsi="Arial Black"/>
          <w:sz w:val="32"/>
          <w:szCs w:val="32"/>
        </w:rPr>
        <w:t xml:space="preserve">Le </w:t>
      </w:r>
      <w:proofErr w:type="gramStart"/>
      <w:r w:rsidRPr="00DE34D3">
        <w:rPr>
          <w:rFonts w:ascii="Arial Black" w:hAnsi="Arial Black"/>
          <w:sz w:val="32"/>
          <w:szCs w:val="32"/>
        </w:rPr>
        <w:t>programme  ci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-dessus résout le problème si on se trompe </w:t>
      </w:r>
      <w:proofErr w:type="gramStart"/>
      <w:r w:rsidRPr="00DE34D3">
        <w:rPr>
          <w:rFonts w:ascii="Arial Black" w:hAnsi="Arial Black"/>
          <w:sz w:val="32"/>
          <w:szCs w:val="32"/>
        </w:rPr>
        <w:t>qu’une  seule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fois, et on fait entrer une valeur correcte à la deuxième demande. Sinon </w:t>
      </w:r>
      <w:r w:rsidRPr="00DE34D3">
        <w:rPr>
          <w:rFonts w:ascii="Arial Black" w:hAnsi="Arial Black"/>
          <w:sz w:val="32"/>
          <w:szCs w:val="32"/>
        </w:rPr>
        <w:lastRenderedPageBreak/>
        <w:t>en cas de deuxième</w:t>
      </w:r>
      <w:r w:rsidRPr="00DE34D3">
        <w:rPr>
          <w:rFonts w:ascii="Arial Black" w:hAnsi="Arial Black"/>
          <w:sz w:val="32"/>
          <w:szCs w:val="32"/>
        </w:rPr>
        <w:br/>
        <w:t xml:space="preserve"> erreur, il faudrait rajouter </w:t>
      </w:r>
      <w:proofErr w:type="gramStart"/>
      <w:r w:rsidRPr="00DE34D3">
        <w:rPr>
          <w:rFonts w:ascii="Arial Black" w:hAnsi="Arial Black"/>
          <w:sz w:val="32"/>
          <w:szCs w:val="32"/>
        </w:rPr>
        <w:t>un  «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if</w:t>
      </w:r>
      <w:r w:rsidRPr="00DE34D3">
        <w:rPr>
          <w:rFonts w:ascii="Arial Black" w:hAnsi="Arial Black"/>
          <w:sz w:val="32"/>
          <w:szCs w:val="32"/>
        </w:rPr>
        <w:t xml:space="preserve">  »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 Et ainsi de suite, on peut rajouter </w:t>
      </w:r>
      <w:proofErr w:type="gramStart"/>
      <w:r w:rsidRPr="00DE34D3">
        <w:rPr>
          <w:rFonts w:ascii="Arial Black" w:hAnsi="Arial Black"/>
          <w:sz w:val="32"/>
          <w:szCs w:val="32"/>
        </w:rPr>
        <w:t>des  centaines</w:t>
      </w:r>
      <w:proofErr w:type="gramEnd"/>
      <w:r w:rsidRPr="00DE34D3">
        <w:rPr>
          <w:rFonts w:ascii="Arial Black" w:hAnsi="Arial Black"/>
          <w:sz w:val="32"/>
          <w:szCs w:val="32"/>
        </w:rPr>
        <w:t>  de 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«  </w:t>
      </w:r>
      <w:r w:rsidRPr="00DE34D3">
        <w:rPr>
          <w:rFonts w:ascii="Arial Black" w:hAnsi="Arial Black"/>
          <w:b/>
          <w:bCs/>
          <w:sz w:val="32"/>
          <w:szCs w:val="32"/>
        </w:rPr>
        <w:t>if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 »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</w:t>
      </w:r>
      <w:r w:rsidRPr="00DE34D3">
        <w:rPr>
          <w:rFonts w:ascii="Arial Black" w:hAnsi="Arial Black"/>
          <w:sz w:val="32"/>
          <w:szCs w:val="32"/>
        </w:rPr>
        <w:t xml:space="preserve"> La solution à ce problème consiste à utiliser une structure répétitive.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Une structure répétitive</w:t>
      </w:r>
      <w:r w:rsidRPr="00DE34D3">
        <w:rPr>
          <w:rFonts w:ascii="Arial Black" w:hAnsi="Arial Black"/>
          <w:sz w:val="32"/>
          <w:szCs w:val="32"/>
        </w:rPr>
        <w:t xml:space="preserve">, encore appelée </w:t>
      </w:r>
      <w:r w:rsidRPr="00DE34D3">
        <w:rPr>
          <w:rFonts w:ascii="Arial Black" w:hAnsi="Arial Black"/>
          <w:b/>
          <w:bCs/>
          <w:sz w:val="32"/>
          <w:szCs w:val="32"/>
        </w:rPr>
        <w:t>boucle</w:t>
      </w:r>
      <w:r w:rsidRPr="00DE34D3">
        <w:rPr>
          <w:rFonts w:ascii="Arial Black" w:hAnsi="Arial Black"/>
          <w:sz w:val="32"/>
          <w:szCs w:val="32"/>
        </w:rPr>
        <w:t>, est utilisée quand une instruction ou une liste d’instruction, doit être répétée plusieurs fois. La répétition est soumise à une condition.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 xml:space="preserve">2-2) La boucle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br/>
        <w:t xml:space="preserve">La boucle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 xml:space="preserve"> </w:t>
      </w:r>
      <w:r w:rsidRPr="00DE34D3">
        <w:rPr>
          <w:rFonts w:ascii="Arial Black" w:hAnsi="Arial Black"/>
          <w:sz w:val="32"/>
          <w:szCs w:val="32"/>
        </w:rPr>
        <w:t> permet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répéter un traitement tant que la condition est vraie.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Syntaxe: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730E9F6E" w14:textId="407D9D59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2E10EA2D" wp14:editId="7A143842">
            <wp:extent cx="1781175" cy="895350"/>
            <wp:effectExtent l="0" t="0" r="9525" b="0"/>
            <wp:docPr id="1704659046" name="Image 85" descr="Une image contenant Police, texte, blanc, typographie&#10;&#10;Le contenu généré par l’IA peut être incorrect.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9046" name="Image 85" descr="Une image contenant Police, texte, blanc, typographie&#10;&#10;Le contenu généré par l’IA peut être incorrect.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72A7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 xml:space="preserve"> * L’exécution de la boule dépend de la valeur de la condition. Si est vrai, le programme exécute les instructions qui suivent, jusqu’à ce </w:t>
      </w:r>
      <w:proofErr w:type="gramStart"/>
      <w:r w:rsidRPr="00DE34D3">
        <w:rPr>
          <w:rFonts w:ascii="Arial Black" w:hAnsi="Arial Black"/>
          <w:sz w:val="32"/>
          <w:szCs w:val="32"/>
        </w:rPr>
        <w:t>qu’il  rencontre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l’accolade </w:t>
      </w:r>
      <w:r w:rsidRPr="00DE34D3">
        <w:rPr>
          <w:rFonts w:ascii="Arial Black" w:hAnsi="Arial Black"/>
          <w:b/>
          <w:bCs/>
          <w:sz w:val="32"/>
          <w:szCs w:val="32"/>
        </w:rPr>
        <w:t>}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 Il retourne ensuite sur la ligne du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>, procède au même examen, et ainsi de suite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  <w:t xml:space="preserve">* La boucle ne s’arrête que lorsque prend la valeur </w:t>
      </w:r>
      <w:r w:rsidRPr="00DE34D3">
        <w:rPr>
          <w:rFonts w:ascii="Arial Black" w:hAnsi="Arial Black"/>
          <w:sz w:val="32"/>
          <w:szCs w:val="32"/>
        </w:rPr>
        <w:lastRenderedPageBreak/>
        <w:t xml:space="preserve">fausse, et dans ce cas le programme poursuit son exécution </w:t>
      </w:r>
      <w:proofErr w:type="gramStart"/>
      <w:r w:rsidRPr="00DE34D3">
        <w:rPr>
          <w:rFonts w:ascii="Arial Black" w:hAnsi="Arial Black"/>
          <w:sz w:val="32"/>
          <w:szCs w:val="32"/>
        </w:rPr>
        <w:t>après  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boucle  «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sortir des accolades ».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Exemple: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14F5A3B4" w14:textId="09249C35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9F49371" wp14:editId="00243C29">
            <wp:extent cx="5657850" cy="4810125"/>
            <wp:effectExtent l="0" t="0" r="0" b="9525"/>
            <wp:docPr id="1189425835" name="Image 84" descr="les exercices en java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les exercices en java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DCE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Remarque :</w:t>
      </w:r>
      <w:r w:rsidRPr="00DE34D3">
        <w:rPr>
          <w:rFonts w:ascii="Arial Black" w:hAnsi="Arial Black"/>
          <w:sz w:val="32"/>
          <w:szCs w:val="32"/>
        </w:rPr>
        <w:br/>
        <w:t xml:space="preserve">Si </w:t>
      </w:r>
      <w:proofErr w:type="gramStart"/>
      <w:r w:rsidRPr="00DE34D3">
        <w:rPr>
          <w:rFonts w:ascii="Arial Black" w:hAnsi="Arial Black"/>
          <w:sz w:val="32"/>
          <w:szCs w:val="32"/>
        </w:rPr>
        <w:t>la  structure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 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  contient la condition ne devient jamais fausse. Le programme tourne dans </w:t>
      </w:r>
      <w:r w:rsidRPr="00DE34D3">
        <w:rPr>
          <w:rFonts w:ascii="Arial Black" w:hAnsi="Arial Black"/>
          <w:sz w:val="32"/>
          <w:szCs w:val="32"/>
        </w:rPr>
        <w:lastRenderedPageBreak/>
        <w:t>une boucle infinie et n’en sort plus.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Exemple :</w:t>
      </w:r>
    </w:p>
    <w:p w14:paraId="46483959" w14:textId="1685D59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6C940C0" wp14:editId="74BF3702">
            <wp:extent cx="3838575" cy="2343150"/>
            <wp:effectExtent l="0" t="0" r="9525" b="0"/>
            <wp:docPr id="1650393102" name="Image 83" descr="Une image contenant texte, Police, capture d’écran, ligne&#10;&#10;Le contenu généré par l’IA peut être incorrect.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3102" name="Image 83" descr="Une image contenant texte, Police, capture d’écran, ligne&#10;&#10;Le contenu généré par l’IA peut être incorrect.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E45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  <w:t xml:space="preserve">  Dans cet exemple nous </w:t>
      </w:r>
      <w:proofErr w:type="gramStart"/>
      <w:r w:rsidRPr="00DE34D3">
        <w:rPr>
          <w:rFonts w:ascii="Arial Black" w:hAnsi="Arial Black"/>
          <w:sz w:val="32"/>
          <w:szCs w:val="32"/>
        </w:rPr>
        <w:t>avons  une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boucle infinie. L’ordinateur ne s’arrêtera </w:t>
      </w:r>
      <w:proofErr w:type="gramStart"/>
      <w:r w:rsidRPr="00DE34D3">
        <w:rPr>
          <w:rFonts w:ascii="Arial Black" w:hAnsi="Arial Black"/>
          <w:sz w:val="32"/>
          <w:szCs w:val="32"/>
        </w:rPr>
        <w:t>jamais  d’afficher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le message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Bonsoir  </w:t>
      </w:r>
      <w:r w:rsidRPr="00DE34D3">
        <w:rPr>
          <w:rFonts w:ascii="Arial Black" w:hAnsi="Arial Black"/>
          <w:sz w:val="32"/>
          <w:szCs w:val="32"/>
        </w:rPr>
        <w:t>car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variable </w:t>
      </w:r>
      <w:r w:rsidRPr="00DE34D3">
        <w:rPr>
          <w:rFonts w:ascii="Arial Black" w:hAnsi="Arial Black"/>
          <w:b/>
          <w:bCs/>
          <w:sz w:val="32"/>
          <w:szCs w:val="32"/>
        </w:rPr>
        <w:t>i</w:t>
      </w:r>
      <w:r w:rsidRPr="00DE34D3">
        <w:rPr>
          <w:rFonts w:ascii="Arial Black" w:hAnsi="Arial Black"/>
          <w:sz w:val="32"/>
          <w:szCs w:val="32"/>
        </w:rPr>
        <w:t xml:space="preserve"> qui est testée dans la condition n’est jamais incrémenter. Alors </w:t>
      </w:r>
      <w:proofErr w:type="gramStart"/>
      <w:r w:rsidRPr="00DE34D3">
        <w:rPr>
          <w:rFonts w:ascii="Arial Black" w:hAnsi="Arial Black"/>
          <w:sz w:val="32"/>
          <w:szCs w:val="32"/>
        </w:rPr>
        <w:t>pour  résoudre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le problème de boucle infinie dans ce cas-là, </w:t>
      </w:r>
      <w:proofErr w:type="gramStart"/>
      <w:r w:rsidRPr="00DE34D3">
        <w:rPr>
          <w:rFonts w:ascii="Arial Black" w:hAnsi="Arial Black"/>
          <w:sz w:val="32"/>
          <w:szCs w:val="32"/>
        </w:rPr>
        <w:t>on  incrémente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variable i à chaque tour de </w:t>
      </w:r>
      <w:proofErr w:type="gramStart"/>
      <w:r w:rsidRPr="00DE34D3">
        <w:rPr>
          <w:rFonts w:ascii="Arial Black" w:hAnsi="Arial Black"/>
          <w:sz w:val="32"/>
          <w:szCs w:val="32"/>
        </w:rPr>
        <w:t>boucle  pour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afficher   </w:t>
      </w:r>
      <w:proofErr w:type="gramStart"/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Bonsoir  </w:t>
      </w:r>
      <w:r w:rsidRPr="00DE34D3">
        <w:rPr>
          <w:rFonts w:ascii="Arial Black" w:hAnsi="Arial Black"/>
          <w:sz w:val="32"/>
          <w:szCs w:val="32"/>
        </w:rPr>
        <w:t>10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fois  exactement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E60FC14" w14:textId="6B1C3DD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41C5D267" wp14:editId="60565588">
            <wp:extent cx="5343525" cy="2371725"/>
            <wp:effectExtent l="0" t="0" r="9525" b="9525"/>
            <wp:docPr id="1172314191" name="Image 82" descr="les exercices en java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les exercices en java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6BA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1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</w:t>
      </w:r>
      <w:proofErr w:type="gramStart"/>
      <w:r w:rsidRPr="00DE34D3">
        <w:rPr>
          <w:rFonts w:ascii="Arial Black" w:hAnsi="Arial Black"/>
          <w:sz w:val="32"/>
          <w:szCs w:val="32"/>
        </w:rPr>
        <w:t>java  qui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calcule la </w:t>
      </w:r>
      <w:proofErr w:type="gramStart"/>
      <w:r w:rsidRPr="00DE34D3">
        <w:rPr>
          <w:rFonts w:ascii="Arial Black" w:hAnsi="Arial Black"/>
          <w:sz w:val="32"/>
          <w:szCs w:val="32"/>
        </w:rPr>
        <w:t>somme  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= 1+2+3+4+</w:t>
      </w:r>
      <w:proofErr w:type="gramStart"/>
      <w:r w:rsidRPr="00DE34D3">
        <w:rPr>
          <w:rFonts w:ascii="Arial Black" w:hAnsi="Arial Black"/>
          <w:sz w:val="32"/>
          <w:szCs w:val="32"/>
        </w:rPr>
        <w:t>…….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.+ 10. Utilisant la boucle 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0334A33C" w14:textId="17CC4DA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D258C4A" wp14:editId="31DA1E61">
            <wp:extent cx="5724525" cy="3590925"/>
            <wp:effectExtent l="0" t="0" r="9525" b="9525"/>
            <wp:docPr id="43033288" name="Image 81" descr="les exercices en java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les exercices en java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DA9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2</w:t>
      </w:r>
      <w:r w:rsidRPr="00DE34D3">
        <w:rPr>
          <w:rFonts w:ascii="Arial Black" w:hAnsi="Arial Black"/>
          <w:sz w:val="32"/>
          <w:szCs w:val="32"/>
        </w:rPr>
        <w:br/>
        <w:t>Ecrire un programme en java qui calcule la somme   S= 1+2+3+</w:t>
      </w:r>
      <w:proofErr w:type="gramStart"/>
      <w:r w:rsidRPr="00DE34D3">
        <w:rPr>
          <w:rFonts w:ascii="Arial Black" w:hAnsi="Arial Black"/>
          <w:sz w:val="32"/>
          <w:szCs w:val="32"/>
        </w:rPr>
        <w:t>…….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.+ </w:t>
      </w:r>
      <w:proofErr w:type="gramStart"/>
      <w:r w:rsidRPr="00DE34D3">
        <w:rPr>
          <w:rFonts w:ascii="Arial Black" w:hAnsi="Arial Black"/>
          <w:sz w:val="32"/>
          <w:szCs w:val="32"/>
        </w:rPr>
        <w:t>N,  où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 saisi par l’utilisateur.</w:t>
      </w:r>
    </w:p>
    <w:p w14:paraId="25DB8EC6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300FED8" w14:textId="77777777" w:rsidR="00DE34D3" w:rsidRPr="00DE34D3" w:rsidRDefault="00DE34D3" w:rsidP="00DE34D3">
      <w:pPr>
        <w:rPr>
          <w:ins w:id="3" w:author="Unknown"/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083D9829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3E0321C1" w14:textId="6EAF7561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483C8AE" wp14:editId="6C5E09EB">
            <wp:extent cx="5715000" cy="3705225"/>
            <wp:effectExtent l="0" t="0" r="0" b="9525"/>
            <wp:docPr id="1947428703" name="Image 80" descr="les exercices en java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les exercices en java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C02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2-3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)  La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boucle  for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La </w:t>
      </w:r>
      <w:proofErr w:type="gramStart"/>
      <w:r w:rsidRPr="00DE34D3">
        <w:rPr>
          <w:rFonts w:ascii="Arial Black" w:hAnsi="Arial Black"/>
          <w:sz w:val="32"/>
          <w:szCs w:val="32"/>
        </w:rPr>
        <w:t xml:space="preserve">boucle  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>for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permet de répéter une liste </w:t>
      </w:r>
      <w:r w:rsidRPr="00DE34D3">
        <w:rPr>
          <w:rFonts w:ascii="Arial Black" w:hAnsi="Arial Black"/>
          <w:sz w:val="32"/>
          <w:szCs w:val="32"/>
        </w:rPr>
        <w:lastRenderedPageBreak/>
        <w:t>d’instructions un nombre connu de fois.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4B038119" w14:textId="4571F28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EB66DDD" wp14:editId="66AE2B74">
            <wp:extent cx="4552950" cy="914400"/>
            <wp:effectExtent l="0" t="0" r="0" b="0"/>
            <wp:docPr id="1517393612" name="Image 79" descr="Une image contenant texte, Police, capture d’écran, ligne&#10;&#10;Le contenu généré par l’IA peut être incorrect.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93612" name="Image 79" descr="Une image contenant texte, Police, capture d’écran, ligne&#10;&#10;Le contenu généré par l’IA peut être incorrect.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747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Exemple: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218E12DE" w14:textId="453DFA8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47A18908" wp14:editId="42C5F85A">
            <wp:extent cx="3343275" cy="752475"/>
            <wp:effectExtent l="0" t="0" r="9525" b="9525"/>
            <wp:docPr id="1368463381" name="Image 78" descr="Une image contenant Police, texte, écriture manuscrite, ligne&#10;&#10;Le contenu généré par l’IA peut être incorrect.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3381" name="Image 78" descr="Une image contenant Police, texte, écriture manuscrite, ligne&#10;&#10;Le contenu généré par l’IA peut être incorrect.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833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t xml:space="preserve">Cet </w:t>
      </w:r>
      <w:proofErr w:type="gramStart"/>
      <w:r w:rsidRPr="00DE34D3">
        <w:rPr>
          <w:rFonts w:ascii="Arial Black" w:hAnsi="Arial Black"/>
          <w:sz w:val="32"/>
          <w:szCs w:val="32"/>
        </w:rPr>
        <w:t>exemple  permet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d’afficher le message bonjour </w:t>
      </w:r>
      <w:proofErr w:type="gramStart"/>
      <w:r w:rsidRPr="00DE34D3">
        <w:rPr>
          <w:rFonts w:ascii="Arial Black" w:hAnsi="Arial Black"/>
          <w:sz w:val="32"/>
          <w:szCs w:val="32"/>
        </w:rPr>
        <w:t>10  fois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, et tant que la condition est vraie la boucle répète l’exécution des instructions qui se </w:t>
      </w:r>
      <w:proofErr w:type="gramStart"/>
      <w:r w:rsidRPr="00DE34D3">
        <w:rPr>
          <w:rFonts w:ascii="Arial Black" w:hAnsi="Arial Black"/>
          <w:sz w:val="32"/>
          <w:szCs w:val="32"/>
        </w:rPr>
        <w:t>trouvent  entre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les accolades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&gt; </w:t>
      </w:r>
      <w:r w:rsidRPr="00DE34D3">
        <w:rPr>
          <w:rFonts w:ascii="Arial Black" w:hAnsi="Arial Black"/>
          <w:sz w:val="32"/>
          <w:szCs w:val="32"/>
        </w:rPr>
        <w:t> 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partie </w:t>
      </w:r>
      <w:proofErr w:type="gramStart"/>
      <w:r w:rsidRPr="00DE34D3">
        <w:rPr>
          <w:rFonts w:ascii="Arial Black" w:hAnsi="Arial Black"/>
          <w:sz w:val="32"/>
          <w:szCs w:val="32"/>
        </w:rPr>
        <w:t>d’</w:t>
      </w:r>
      <w:r w:rsidRPr="00DE34D3">
        <w:rPr>
          <w:rFonts w:ascii="Arial Black" w:hAnsi="Arial Black"/>
          <w:b/>
          <w:bCs/>
          <w:sz w:val="32"/>
          <w:szCs w:val="32"/>
        </w:rPr>
        <w:t>initialisation</w:t>
      </w:r>
      <w:r w:rsidRPr="00DE34D3">
        <w:rPr>
          <w:rFonts w:ascii="Arial Black" w:hAnsi="Arial Black"/>
          <w:sz w:val="32"/>
          <w:szCs w:val="32"/>
        </w:rPr>
        <w:t>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type entier. Elle est initialisée par la valeur initiale, la partie </w:t>
      </w:r>
      <w:r w:rsidRPr="00DE34D3">
        <w:rPr>
          <w:rFonts w:ascii="Arial Black" w:hAnsi="Arial Black"/>
          <w:b/>
          <w:bCs/>
          <w:sz w:val="32"/>
          <w:szCs w:val="32"/>
        </w:rPr>
        <w:t>instruction(s)</w:t>
      </w:r>
      <w:r w:rsidRPr="00DE34D3">
        <w:rPr>
          <w:rFonts w:ascii="Arial Black" w:hAnsi="Arial Black"/>
          <w:sz w:val="32"/>
          <w:szCs w:val="32"/>
        </w:rPr>
        <w:t xml:space="preserve"> augmente cette valeur </w:t>
      </w:r>
      <w:proofErr w:type="gramStart"/>
      <w:r w:rsidRPr="00DE34D3">
        <w:rPr>
          <w:rFonts w:ascii="Arial Black" w:hAnsi="Arial Black"/>
          <w:sz w:val="32"/>
          <w:szCs w:val="32"/>
        </w:rPr>
        <w:t>par  1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automatiquement </w:t>
      </w:r>
      <w:proofErr w:type="gramStart"/>
      <w:r w:rsidRPr="00DE34D3">
        <w:rPr>
          <w:rFonts w:ascii="Arial Black" w:hAnsi="Arial Black"/>
          <w:sz w:val="32"/>
          <w:szCs w:val="32"/>
        </w:rPr>
        <w:t>à  chaque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tour de </w:t>
      </w:r>
      <w:proofErr w:type="gramStart"/>
      <w:r w:rsidRPr="00DE34D3">
        <w:rPr>
          <w:rFonts w:ascii="Arial Black" w:hAnsi="Arial Black"/>
          <w:sz w:val="32"/>
          <w:szCs w:val="32"/>
        </w:rPr>
        <w:t>boucle  jusqu’à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valeur finale.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 </w:t>
      </w:r>
      <w:r w:rsidRPr="00DE34D3">
        <w:rPr>
          <w:rFonts w:ascii="Arial Black" w:hAnsi="Arial Black"/>
          <w:sz w:val="32"/>
          <w:szCs w:val="32"/>
        </w:rPr>
        <w:t xml:space="preserve">Lorsque la valeur compteur vaut la valeur </w:t>
      </w:r>
      <w:r w:rsidRPr="00DE34D3">
        <w:rPr>
          <w:rFonts w:ascii="Arial Black" w:hAnsi="Arial Black"/>
          <w:sz w:val="32"/>
          <w:szCs w:val="32"/>
        </w:rPr>
        <w:lastRenderedPageBreak/>
        <w:t>finale, le traitement est exécuté une seule fois puis le programme sort de la boucle.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Exemple: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7795F55B" w14:textId="72495525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B12D844" wp14:editId="1BCBBE1E">
            <wp:extent cx="5305425" cy="2152650"/>
            <wp:effectExtent l="0" t="0" r="9525" b="0"/>
            <wp:docPr id="1187330154" name="Image 77" descr="les exercices en java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les exercices en java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8C5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1</w:t>
      </w: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</w:t>
      </w:r>
      <w:proofErr w:type="gramStart"/>
      <w:r w:rsidRPr="00DE34D3">
        <w:rPr>
          <w:rFonts w:ascii="Arial Black" w:hAnsi="Arial Black"/>
          <w:sz w:val="32"/>
          <w:szCs w:val="32"/>
        </w:rPr>
        <w:t>java  qui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calcule   S= 1+2+3+4+</w:t>
      </w:r>
      <w:proofErr w:type="gramStart"/>
      <w:r w:rsidRPr="00DE34D3">
        <w:rPr>
          <w:rFonts w:ascii="Arial Black" w:hAnsi="Arial Black"/>
          <w:sz w:val="32"/>
          <w:szCs w:val="32"/>
        </w:rPr>
        <w:t>…….</w:t>
      </w:r>
      <w:proofErr w:type="gramEnd"/>
      <w:r w:rsidRPr="00DE34D3">
        <w:rPr>
          <w:rFonts w:ascii="Arial Black" w:hAnsi="Arial Black"/>
          <w:sz w:val="32"/>
          <w:szCs w:val="32"/>
        </w:rPr>
        <w:t>.+ 10. Utilisant la boucle for.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49FF7944" w14:textId="4DFB0D05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3CFF72CF" wp14:editId="1CCF0B8E">
            <wp:extent cx="5476875" cy="3190875"/>
            <wp:effectExtent l="0" t="0" r="9525" b="9525"/>
            <wp:docPr id="325400770" name="Image 76" descr="les exercices en java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les exercices en java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095B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2</w:t>
      </w:r>
      <w:r w:rsidRPr="00DE34D3">
        <w:rPr>
          <w:rFonts w:ascii="Arial Black" w:hAnsi="Arial Black"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java qui </w:t>
      </w:r>
      <w:proofErr w:type="gramStart"/>
      <w:r w:rsidRPr="00DE34D3">
        <w:rPr>
          <w:rFonts w:ascii="Arial Black" w:hAnsi="Arial Black"/>
          <w:sz w:val="32"/>
          <w:szCs w:val="32"/>
        </w:rPr>
        <w:t>calcule  S</w:t>
      </w:r>
      <w:proofErr w:type="gramEnd"/>
      <w:r w:rsidRPr="00DE34D3">
        <w:rPr>
          <w:rFonts w:ascii="Arial Black" w:hAnsi="Arial Black"/>
          <w:sz w:val="32"/>
          <w:szCs w:val="32"/>
        </w:rPr>
        <w:t>= 1+2+3+4+</w:t>
      </w:r>
      <w:proofErr w:type="gramStart"/>
      <w:r w:rsidRPr="00DE34D3">
        <w:rPr>
          <w:rFonts w:ascii="Arial Black" w:hAnsi="Arial Black"/>
          <w:sz w:val="32"/>
          <w:szCs w:val="32"/>
        </w:rPr>
        <w:t>…….</w:t>
      </w:r>
      <w:proofErr w:type="gramEnd"/>
      <w:r w:rsidRPr="00DE34D3">
        <w:rPr>
          <w:rFonts w:ascii="Arial Black" w:hAnsi="Arial Black"/>
          <w:sz w:val="32"/>
          <w:szCs w:val="32"/>
        </w:rPr>
        <w:t>.+ N. Utilisant la boucle for.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C5FD83A" w14:textId="011472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2EE43B54" wp14:editId="473616C6">
            <wp:extent cx="4676775" cy="3781425"/>
            <wp:effectExtent l="0" t="0" r="9525" b="9525"/>
            <wp:docPr id="1969608901" name="Image 75" descr="les exercices en java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les exercices en java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FFB0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 3</w:t>
      </w:r>
      <w:r w:rsidRPr="00DE34D3">
        <w:rPr>
          <w:rFonts w:ascii="Arial Black" w:hAnsi="Arial Black"/>
          <w:sz w:val="32"/>
          <w:szCs w:val="32"/>
        </w:rPr>
        <w:br/>
        <w:t>Ecrire un programme en java qui affiche la table de multiplication de 5. Utilisant la boucle for.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15BBDBE1" w14:textId="4DA7025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04C4CDFA" wp14:editId="23214028">
            <wp:extent cx="5553075" cy="2295525"/>
            <wp:effectExtent l="0" t="0" r="9525" b="9525"/>
            <wp:docPr id="23555612" name="Image 74" descr="les exercices en java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les exercices en java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118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 4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java qui affiche la table de multiplication </w:t>
      </w:r>
      <w:proofErr w:type="gramStart"/>
      <w:r w:rsidRPr="00DE34D3">
        <w:rPr>
          <w:rFonts w:ascii="Arial Black" w:hAnsi="Arial Black"/>
          <w:sz w:val="32"/>
          <w:szCs w:val="32"/>
        </w:rPr>
        <w:t>d’un  entier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saisie par l’utilisateur, Utilisant la boucle for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087FD970" w14:textId="0DD96512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0D1E95BD" wp14:editId="6CA8412E">
            <wp:extent cx="5760720" cy="2471420"/>
            <wp:effectExtent l="0" t="0" r="0" b="5080"/>
            <wp:docPr id="1106991111" name="Image 73" descr="les exercices en java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les exercices en java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410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lastRenderedPageBreak/>
        <w:t xml:space="preserve">2-4)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La  boucle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  do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 ….</w:t>
      </w:r>
      <w:proofErr w:type="spellStart"/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br/>
        <w:t>Cette boucle permet de répéter les instructions qui se trouvent entre les accolades tant que la condition est vraie.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Remarque :</w:t>
      </w:r>
      <w:r w:rsidRPr="00DE34D3">
        <w:rPr>
          <w:rFonts w:ascii="Arial Black" w:hAnsi="Arial Black"/>
          <w:sz w:val="32"/>
          <w:szCs w:val="32"/>
        </w:rPr>
        <w:br/>
        <w:t xml:space="preserve">Cette boucle ne s’utilise en général que pour des menus, elle est </w:t>
      </w:r>
      <w:proofErr w:type="gramStart"/>
      <w:r w:rsidRPr="00DE34D3">
        <w:rPr>
          <w:rFonts w:ascii="Arial Black" w:hAnsi="Arial Black"/>
          <w:sz w:val="32"/>
          <w:szCs w:val="32"/>
        </w:rPr>
        <w:t>dangereuse  car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il n’y a pas de vérification de la condition </w:t>
      </w:r>
      <w:proofErr w:type="gramStart"/>
      <w:r w:rsidRPr="00DE34D3">
        <w:rPr>
          <w:rFonts w:ascii="Arial Black" w:hAnsi="Arial Black"/>
          <w:sz w:val="32"/>
          <w:szCs w:val="32"/>
        </w:rPr>
        <w:t>avant  d’y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entrer </w:t>
      </w:r>
      <w:r w:rsidRPr="00DE34D3">
        <w:rPr>
          <w:rFonts w:ascii="Arial Black" w:hAnsi="Arial Black"/>
          <w:sz w:val="32"/>
          <w:szCs w:val="32"/>
        </w:rPr>
        <w:br/>
        <w:t xml:space="preserve">Ce type de boucle </w:t>
      </w:r>
      <w:proofErr w:type="gramStart"/>
      <w:r w:rsidRPr="00DE34D3">
        <w:rPr>
          <w:rFonts w:ascii="Arial Black" w:hAnsi="Arial Black"/>
          <w:sz w:val="32"/>
          <w:szCs w:val="32"/>
        </w:rPr>
        <w:t>est  très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similaire à 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, bien qu’un peu </w:t>
      </w:r>
      <w:proofErr w:type="gramStart"/>
      <w:r w:rsidRPr="00DE34D3">
        <w:rPr>
          <w:rFonts w:ascii="Arial Black" w:hAnsi="Arial Black"/>
          <w:sz w:val="32"/>
          <w:szCs w:val="32"/>
        </w:rPr>
        <w:t>moins  utilisé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 général. La seule chose </w:t>
      </w:r>
      <w:proofErr w:type="gramStart"/>
      <w:r w:rsidRPr="00DE34D3">
        <w:rPr>
          <w:rFonts w:ascii="Arial Black" w:hAnsi="Arial Black"/>
          <w:sz w:val="32"/>
          <w:szCs w:val="32"/>
        </w:rPr>
        <w:t>qui  change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en </w:t>
      </w:r>
      <w:proofErr w:type="gramStart"/>
      <w:r w:rsidRPr="00DE34D3">
        <w:rPr>
          <w:rFonts w:ascii="Arial Black" w:hAnsi="Arial Black"/>
          <w:sz w:val="32"/>
          <w:szCs w:val="32"/>
        </w:rPr>
        <w:t>fait  par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rapport  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, </w:t>
      </w:r>
      <w:proofErr w:type="gramStart"/>
      <w:r w:rsidRPr="00DE34D3">
        <w:rPr>
          <w:rFonts w:ascii="Arial Black" w:hAnsi="Arial Black"/>
          <w:sz w:val="32"/>
          <w:szCs w:val="32"/>
        </w:rPr>
        <w:t>c'est  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position de la condition.  Au li eu d'être au </w:t>
      </w:r>
      <w:proofErr w:type="gramStart"/>
      <w:r w:rsidRPr="00DE34D3">
        <w:rPr>
          <w:rFonts w:ascii="Arial Black" w:hAnsi="Arial Black"/>
          <w:sz w:val="32"/>
          <w:szCs w:val="32"/>
        </w:rPr>
        <w:t>début  de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boucle, la condition </w:t>
      </w:r>
      <w:proofErr w:type="gramStart"/>
      <w:r w:rsidRPr="00DE34D3">
        <w:rPr>
          <w:rFonts w:ascii="Arial Black" w:hAnsi="Arial Black"/>
          <w:sz w:val="32"/>
          <w:szCs w:val="32"/>
        </w:rPr>
        <w:t>est  à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la </w:t>
      </w:r>
      <w:proofErr w:type="gramStart"/>
      <w:r w:rsidRPr="00DE34D3">
        <w:rPr>
          <w:rFonts w:ascii="Arial Black" w:hAnsi="Arial Black"/>
          <w:sz w:val="32"/>
          <w:szCs w:val="32"/>
        </w:rPr>
        <w:t>fin: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495D85BC" w14:textId="3EFD1840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696323B0" wp14:editId="3FD56E29">
            <wp:extent cx="2057400" cy="1200150"/>
            <wp:effectExtent l="0" t="0" r="0" b="0"/>
            <wp:docPr id="162842699" name="Image 72" descr="Une image contenant texte, Police, blanc, typographie&#10;&#10;Le contenu généré par l’IA peut être incorrect.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699" name="Image 72" descr="Une image contenant texte, Police, blanc, typographie&#10;&#10;Le contenu généré par l’IA peut être incorrect.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5A5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</w:r>
    </w:p>
    <w:p w14:paraId="70F745D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t>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boucle 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 pourrait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très  bien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ne </w:t>
      </w:r>
      <w:proofErr w:type="gramStart"/>
      <w:r w:rsidRPr="00DE34D3">
        <w:rPr>
          <w:rFonts w:ascii="Arial Black" w:hAnsi="Arial Black"/>
          <w:sz w:val="32"/>
          <w:szCs w:val="32"/>
        </w:rPr>
        <w:t>jamais  être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exécutée </w:t>
      </w:r>
      <w:proofErr w:type="gramStart"/>
      <w:r w:rsidRPr="00DE34D3">
        <w:rPr>
          <w:rFonts w:ascii="Arial Black" w:hAnsi="Arial Black"/>
          <w:sz w:val="32"/>
          <w:szCs w:val="32"/>
        </w:rPr>
        <w:t>si  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condition </w:t>
      </w:r>
      <w:proofErr w:type="gramStart"/>
      <w:r w:rsidRPr="00DE34D3">
        <w:rPr>
          <w:rFonts w:ascii="Arial Black" w:hAnsi="Arial Black"/>
          <w:sz w:val="32"/>
          <w:szCs w:val="32"/>
        </w:rPr>
        <w:t>est  fausse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dès  le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départ. Par exemple, si la condition est </w:t>
      </w:r>
      <w:proofErr w:type="gramStart"/>
      <w:r w:rsidRPr="00DE34D3">
        <w:rPr>
          <w:rFonts w:ascii="Arial Black" w:hAnsi="Arial Black"/>
          <w:sz w:val="32"/>
          <w:szCs w:val="32"/>
        </w:rPr>
        <w:t>fausse  dès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le </w:t>
      </w:r>
      <w:proofErr w:type="gramStart"/>
      <w:r w:rsidRPr="00DE34D3">
        <w:rPr>
          <w:rFonts w:ascii="Arial Black" w:hAnsi="Arial Black"/>
          <w:sz w:val="32"/>
          <w:szCs w:val="32"/>
        </w:rPr>
        <w:t>début  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on ne </w:t>
      </w:r>
      <w:proofErr w:type="gramStart"/>
      <w:r w:rsidRPr="00DE34D3">
        <w:rPr>
          <w:rFonts w:ascii="Arial Black" w:hAnsi="Arial Black"/>
          <w:sz w:val="32"/>
          <w:szCs w:val="32"/>
        </w:rPr>
        <w:t>serait  jamais</w:t>
      </w:r>
      <w:proofErr w:type="gramEnd"/>
      <w:r w:rsidRPr="00DE34D3">
        <w:rPr>
          <w:rFonts w:ascii="Arial Black" w:hAnsi="Arial Black"/>
          <w:sz w:val="32"/>
          <w:szCs w:val="32"/>
        </w:rPr>
        <w:t>  </w:t>
      </w:r>
      <w:proofErr w:type="gramStart"/>
      <w:r w:rsidRPr="00DE34D3">
        <w:rPr>
          <w:rFonts w:ascii="Arial Black" w:hAnsi="Arial Black"/>
          <w:sz w:val="32"/>
          <w:szCs w:val="32"/>
        </w:rPr>
        <w:t>rentré  dans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la </w:t>
      </w:r>
      <w:r w:rsidRPr="00DE34D3">
        <w:rPr>
          <w:rFonts w:ascii="Arial Black" w:hAnsi="Arial Black"/>
          <w:sz w:val="32"/>
          <w:szCs w:val="32"/>
        </w:rPr>
        <w:lastRenderedPageBreak/>
        <w:t xml:space="preserve">boucle. </w:t>
      </w:r>
      <w:proofErr w:type="gramStart"/>
      <w:r w:rsidRPr="00DE34D3">
        <w:rPr>
          <w:rFonts w:ascii="Arial Black" w:hAnsi="Arial Black"/>
          <w:sz w:val="32"/>
          <w:szCs w:val="32"/>
        </w:rPr>
        <w:t>et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Pour la boucle </w:t>
      </w:r>
      <w:r w:rsidRPr="00DE34D3">
        <w:rPr>
          <w:rFonts w:ascii="Arial Black" w:hAnsi="Arial Black"/>
          <w:b/>
          <w:bCs/>
          <w:sz w:val="32"/>
          <w:szCs w:val="32"/>
        </w:rPr>
        <w:t xml:space="preserve">do…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, </w:t>
      </w:r>
      <w:proofErr w:type="gramStart"/>
      <w:r w:rsidRPr="00DE34D3">
        <w:rPr>
          <w:rFonts w:ascii="Arial Black" w:hAnsi="Arial Black"/>
          <w:sz w:val="32"/>
          <w:szCs w:val="32"/>
        </w:rPr>
        <w:t>c'est  différent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: cette boucle s'exécutera </w:t>
      </w:r>
      <w:proofErr w:type="gramStart"/>
      <w:r w:rsidRPr="00DE34D3">
        <w:rPr>
          <w:rFonts w:ascii="Arial Black" w:hAnsi="Arial Black"/>
          <w:sz w:val="32"/>
          <w:szCs w:val="32"/>
        </w:rPr>
        <w:t>toujours  au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moins  une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fois même si la condition est fausse.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Il  est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donc  parfois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utile de faire </w:t>
      </w:r>
      <w:proofErr w:type="gramStart"/>
      <w:r w:rsidRPr="00DE34D3">
        <w:rPr>
          <w:rFonts w:ascii="Arial Black" w:hAnsi="Arial Black"/>
          <w:sz w:val="32"/>
          <w:szCs w:val="32"/>
        </w:rPr>
        <w:t>des  boucles</w:t>
      </w:r>
      <w:proofErr w:type="gramEnd"/>
      <w:r w:rsidRPr="00DE34D3">
        <w:rPr>
          <w:rFonts w:ascii="Arial Black" w:hAnsi="Arial Black"/>
          <w:sz w:val="32"/>
          <w:szCs w:val="32"/>
        </w:rPr>
        <w:t>  de ce type, pour s'assurer que l'on rentre au </w:t>
      </w:r>
      <w:proofErr w:type="gramStart"/>
      <w:r w:rsidRPr="00DE34D3">
        <w:rPr>
          <w:rFonts w:ascii="Arial Black" w:hAnsi="Arial Black"/>
          <w:sz w:val="32"/>
          <w:szCs w:val="32"/>
        </w:rPr>
        <w:t>moins  une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fois  dans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</w:t>
      </w:r>
      <w:proofErr w:type="gramStart"/>
      <w:r w:rsidRPr="00DE34D3">
        <w:rPr>
          <w:rFonts w:ascii="Arial Black" w:hAnsi="Arial Black"/>
          <w:sz w:val="32"/>
          <w:szCs w:val="32"/>
        </w:rPr>
        <w:t>la  boucle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!!!</w:t>
      </w:r>
      <w:r w:rsidRPr="00DE34D3">
        <w:rPr>
          <w:rFonts w:ascii="Arial Black" w:hAnsi="Arial Black"/>
          <w:sz w:val="32"/>
          <w:szCs w:val="32"/>
        </w:rPr>
        <w:t> </w:t>
      </w:r>
      <w:proofErr w:type="gramStart"/>
      <w:r w:rsidRPr="00DE34D3">
        <w:rPr>
          <w:rFonts w:ascii="Arial Black" w:hAnsi="Arial Black"/>
          <w:sz w:val="32"/>
          <w:szCs w:val="32"/>
        </w:rPr>
        <w:t>N'oubliez  pas</w:t>
      </w:r>
      <w:proofErr w:type="gramEnd"/>
      <w:r w:rsidRPr="00DE34D3">
        <w:rPr>
          <w:rFonts w:ascii="Arial Black" w:hAnsi="Arial Black"/>
          <w:sz w:val="32"/>
          <w:szCs w:val="32"/>
        </w:rPr>
        <w:t>  de mettre un point-</w:t>
      </w:r>
      <w:proofErr w:type="gramStart"/>
      <w:r w:rsidRPr="00DE34D3">
        <w:rPr>
          <w:rFonts w:ascii="Arial Black" w:hAnsi="Arial Black"/>
          <w:sz w:val="32"/>
          <w:szCs w:val="32"/>
        </w:rPr>
        <w:t>virgule  après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  le 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>, si non votre programme plantera à la compilation !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Exemple: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En </w:t>
      </w:r>
      <w:proofErr w:type="gramStart"/>
      <w:r w:rsidRPr="00DE34D3">
        <w:rPr>
          <w:rFonts w:ascii="Arial Black" w:hAnsi="Arial Black"/>
          <w:sz w:val="32"/>
          <w:szCs w:val="32"/>
        </w:rPr>
        <w:t>utilisant  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boucle </w:t>
      </w:r>
      <w:proofErr w:type="gramStart"/>
      <w:r w:rsidRPr="00DE34D3">
        <w:rPr>
          <w:rFonts w:ascii="Arial Black" w:hAnsi="Arial Black"/>
          <w:sz w:val="32"/>
          <w:szCs w:val="32"/>
        </w:rPr>
        <w:t>do….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, on </w:t>
      </w:r>
      <w:proofErr w:type="gramStart"/>
      <w:r w:rsidRPr="00DE34D3">
        <w:rPr>
          <w:rFonts w:ascii="Arial Black" w:hAnsi="Arial Black"/>
          <w:sz w:val="32"/>
          <w:szCs w:val="32"/>
        </w:rPr>
        <w:t>écrit  un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programme  qui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affiche </w:t>
      </w:r>
      <w:r w:rsidRPr="00DE34D3">
        <w:rPr>
          <w:rFonts w:ascii="Arial Black" w:hAnsi="Arial Black"/>
          <w:b/>
          <w:bCs/>
          <w:i/>
          <w:iCs/>
          <w:sz w:val="32"/>
          <w:szCs w:val="32"/>
        </w:rPr>
        <w:t xml:space="preserve">Bonjour </w:t>
      </w:r>
      <w:r w:rsidRPr="00DE34D3">
        <w:rPr>
          <w:rFonts w:ascii="Arial Black" w:hAnsi="Arial Black"/>
          <w:sz w:val="32"/>
          <w:szCs w:val="32"/>
        </w:rPr>
        <w:t>10 fois.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593E97A7" w14:textId="5FB0CE8D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1B5D0157" wp14:editId="7F399908">
            <wp:extent cx="5476875" cy="2219325"/>
            <wp:effectExtent l="0" t="0" r="9525" b="9525"/>
            <wp:docPr id="125357358" name="Image 71" descr="les exercices en java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les exercices en java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C001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  <w:t> </w:t>
      </w:r>
      <w:r w:rsidRPr="00DE34D3">
        <w:rPr>
          <w:rFonts w:ascii="Arial Black" w:hAnsi="Arial Black"/>
          <w:sz w:val="32"/>
          <w:szCs w:val="32"/>
        </w:rPr>
        <w:br/>
        <w:t> </w:t>
      </w:r>
      <w:r w:rsidRPr="00DE34D3">
        <w:rPr>
          <w:rFonts w:ascii="Arial Black" w:hAnsi="Arial Black"/>
          <w:b/>
          <w:bCs/>
          <w:sz w:val="32"/>
          <w:szCs w:val="32"/>
        </w:rPr>
        <w:t>Exercice 1 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java qui calcule la </w:t>
      </w:r>
      <w:proofErr w:type="gramStart"/>
      <w:r w:rsidRPr="00DE34D3">
        <w:rPr>
          <w:rFonts w:ascii="Arial Black" w:hAnsi="Arial Black"/>
          <w:sz w:val="32"/>
          <w:szCs w:val="32"/>
        </w:rPr>
        <w:t>somme  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= 1+2+3+…+ 10. Utilisant la </w:t>
      </w:r>
      <w:proofErr w:type="gramStart"/>
      <w:r w:rsidRPr="00DE34D3">
        <w:rPr>
          <w:rFonts w:ascii="Arial Black" w:hAnsi="Arial Black"/>
          <w:sz w:val="32"/>
          <w:szCs w:val="32"/>
        </w:rPr>
        <w:t>boucle  do….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proofErr w:type="spellStart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086EB424" w14:textId="16AC9703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5A091762" wp14:editId="21BE2560">
            <wp:extent cx="5553075" cy="2667000"/>
            <wp:effectExtent l="0" t="0" r="9525" b="0"/>
            <wp:docPr id="231696556" name="Image 70" descr="les exercices en java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les exercices en java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916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 2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 en java qui affiche la table de multiplication de 5. Utilisant la </w:t>
      </w:r>
      <w:proofErr w:type="gramStart"/>
      <w:r w:rsidRPr="00DE34D3">
        <w:rPr>
          <w:rFonts w:ascii="Arial Black" w:hAnsi="Arial Black"/>
          <w:sz w:val="32"/>
          <w:szCs w:val="32"/>
        </w:rPr>
        <w:t>boucle  do ….</w:t>
      </w:r>
      <w:proofErr w:type="spellStart"/>
      <w:proofErr w:type="gramEnd"/>
      <w:r w:rsidRPr="00DE34D3">
        <w:rPr>
          <w:rFonts w:ascii="Arial Black" w:hAnsi="Arial Black"/>
          <w:sz w:val="32"/>
          <w:szCs w:val="32"/>
        </w:rPr>
        <w:t>While</w:t>
      </w:r>
      <w:proofErr w:type="spellEnd"/>
      <w:r w:rsidRPr="00DE34D3">
        <w:rPr>
          <w:rFonts w:ascii="Arial Black" w:hAnsi="Arial Black"/>
          <w:sz w:val="32"/>
          <w:szCs w:val="32"/>
        </w:rPr>
        <w:t>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4933414E" w14:textId="6FFA1066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29D2EDF5" wp14:editId="191C5BCA">
            <wp:extent cx="5467350" cy="2571750"/>
            <wp:effectExtent l="0" t="0" r="0" b="0"/>
            <wp:docPr id="448762929" name="Image 69" descr="les exercices en java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les exercices en java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2BF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  <w:t>                          </w:t>
      </w:r>
      <w:r w:rsidRPr="00DE34D3">
        <w:rPr>
          <w:rFonts w:ascii="Arial Black" w:hAnsi="Arial Black"/>
          <w:b/>
          <w:bCs/>
          <w:sz w:val="32"/>
          <w:szCs w:val="32"/>
        </w:rPr>
        <w:t xml:space="preserve">Chapitre 3 : 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Les  Tableaux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  <w:t>1) Introduction</w:t>
      </w:r>
      <w:r w:rsidRPr="00DE34D3">
        <w:rPr>
          <w:rFonts w:ascii="Arial Black" w:hAnsi="Arial Black"/>
          <w:sz w:val="32"/>
          <w:szCs w:val="32"/>
        </w:rPr>
        <w:br/>
        <w:t>Imaginons que dans un algorithme, nous avons besoin d’un grand nombre de variables, il devient difficile de donner un nom pour chaque variable.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Exemple :</w:t>
      </w:r>
      <w:r w:rsidRPr="00DE34D3">
        <w:rPr>
          <w:rFonts w:ascii="Arial Black" w:hAnsi="Arial Black"/>
          <w:sz w:val="32"/>
          <w:szCs w:val="32"/>
        </w:rPr>
        <w:br/>
        <w:t xml:space="preserve">Ecrire un </w:t>
      </w:r>
      <w:proofErr w:type="gramStart"/>
      <w:r w:rsidRPr="00DE34D3">
        <w:rPr>
          <w:rFonts w:ascii="Arial Black" w:hAnsi="Arial Black"/>
          <w:sz w:val="32"/>
          <w:szCs w:val="32"/>
        </w:rPr>
        <w:t>programme  permettant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</w:t>
      </w:r>
      <w:proofErr w:type="gramStart"/>
      <w:r w:rsidRPr="00DE34D3">
        <w:rPr>
          <w:rFonts w:ascii="Arial Black" w:hAnsi="Arial Black"/>
          <w:sz w:val="32"/>
          <w:szCs w:val="32"/>
        </w:rPr>
        <w:t>saisir  quatre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notes et de les afficher après avoir multiplié toutes les notes par 2.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</w:p>
    <w:p w14:paraId="676CB2BE" w14:textId="61C7E71F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drawing>
          <wp:inline distT="0" distB="0" distL="0" distR="0" wp14:anchorId="1BFFA44D" wp14:editId="79EFF016">
            <wp:extent cx="4343400" cy="5400675"/>
            <wp:effectExtent l="0" t="0" r="0" b="9525"/>
            <wp:docPr id="1184794221" name="Image 68" descr="Une image contenant texte, capture d’écran, Police, nombre&#10;&#10;Le contenu généré par l’IA peut être incorrect.">
              <a:hlinkClick xmlns:a="http://schemas.openxmlformats.org/drawingml/2006/main" r:id="rId1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4221" name="Image 68" descr="Une image contenant texte, capture d’écran, Police, nombre&#10;&#10;Le contenu généré par l’IA peut être incorrect.">
                      <a:hlinkClick r:id="rId1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013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5DC5347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</w:p>
    <w:p w14:paraId="717A3D0D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==&gt; </w:t>
      </w:r>
      <w:r w:rsidRPr="00DE34D3">
        <w:rPr>
          <w:rFonts w:ascii="Arial Black" w:hAnsi="Arial Black"/>
          <w:sz w:val="32"/>
          <w:szCs w:val="32"/>
        </w:rPr>
        <w:t xml:space="preserve">La même instruction répète quatre </w:t>
      </w:r>
      <w:proofErr w:type="gramStart"/>
      <w:r w:rsidRPr="00DE34D3">
        <w:rPr>
          <w:rFonts w:ascii="Arial Black" w:hAnsi="Arial Black"/>
          <w:sz w:val="32"/>
          <w:szCs w:val="32"/>
        </w:rPr>
        <w:t>fois .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Imaginons </w:t>
      </w:r>
      <w:proofErr w:type="gramStart"/>
      <w:r w:rsidRPr="00DE34D3">
        <w:rPr>
          <w:rFonts w:ascii="Arial Black" w:hAnsi="Arial Black"/>
          <w:sz w:val="32"/>
          <w:szCs w:val="32"/>
        </w:rPr>
        <w:t>que  si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l’on voudrait réaliser ce </w:t>
      </w:r>
      <w:proofErr w:type="gramStart"/>
      <w:r w:rsidRPr="00DE34D3">
        <w:rPr>
          <w:rFonts w:ascii="Arial Black" w:hAnsi="Arial Black"/>
          <w:sz w:val="32"/>
          <w:szCs w:val="32"/>
        </w:rPr>
        <w:t>programme  avec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100 notes, cela devient très difficile.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&gt;  </w:t>
      </w:r>
      <w:r w:rsidRPr="00DE34D3">
        <w:rPr>
          <w:rFonts w:ascii="Arial Black" w:hAnsi="Arial Black"/>
          <w:sz w:val="32"/>
          <w:szCs w:val="32"/>
        </w:rPr>
        <w:t>Pour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résoudre ce problème, il existe un type de données qui permet de définir plusieurs variables de même type.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lastRenderedPageBreak/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2) Définition</w:t>
      </w:r>
      <w:r w:rsidRPr="00DE34D3">
        <w:rPr>
          <w:rFonts w:ascii="Arial Black" w:hAnsi="Arial Black"/>
          <w:sz w:val="32"/>
          <w:szCs w:val="32"/>
        </w:rPr>
        <w:br/>
        <w:t xml:space="preserve">Un tableau est une suite d’éléments de même type. Il utilise </w:t>
      </w:r>
      <w:proofErr w:type="gramStart"/>
      <w:r w:rsidRPr="00DE34D3">
        <w:rPr>
          <w:rFonts w:ascii="Arial Black" w:hAnsi="Arial Black"/>
          <w:sz w:val="32"/>
          <w:szCs w:val="32"/>
        </w:rPr>
        <w:t>plusieurs  cases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mémoire à l’aide d’un seul nom. Comme toutes les cases portent le même nom, elles se différencient par un </w:t>
      </w:r>
      <w:proofErr w:type="gramStart"/>
      <w:r w:rsidRPr="00DE34D3">
        <w:rPr>
          <w:rFonts w:ascii="Arial Black" w:hAnsi="Arial Black"/>
          <w:sz w:val="32"/>
          <w:szCs w:val="32"/>
        </w:rPr>
        <w:t>numéro  ou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un indice. </w:t>
      </w:r>
      <w:r w:rsidRPr="00DE34D3">
        <w:rPr>
          <w:rFonts w:ascii="Arial Black" w:hAnsi="Arial Black"/>
          <w:sz w:val="32"/>
          <w:szCs w:val="32"/>
        </w:rPr>
        <w:br/>
        <w:t>Nous pouvons représenter schématiquement un tableau nommé Note composé de cinq cases, dans la mémoire comme suit :</w:t>
      </w:r>
      <w:r w:rsidRPr="00DE34D3">
        <w:rPr>
          <w:rFonts w:ascii="Arial Black" w:hAnsi="Arial Black"/>
          <w:sz w:val="32"/>
          <w:szCs w:val="32"/>
        </w:rPr>
        <w:br/>
      </w:r>
    </w:p>
    <w:p w14:paraId="7984FFAC" w14:textId="4634F584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drawing>
          <wp:inline distT="0" distB="0" distL="0" distR="0" wp14:anchorId="394EDEB6" wp14:editId="04DA69FE">
            <wp:extent cx="3876675" cy="723900"/>
            <wp:effectExtent l="0" t="0" r="9525" b="0"/>
            <wp:docPr id="1651679720" name="Image 67" descr="Une image contenant texte, Police, capture d’écran, ligne&#10;&#10;Le contenu généré par l’IA peut être incorrect.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9720" name="Image 67" descr="Une image contenant texte, Police, capture d’écran, ligne&#10;&#10;Le contenu généré par l’IA peut être incorrect.">
                      <a:hlinkClick r:id="rId1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75A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3) Tableau à une dimension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3-1) Déclaration </w:t>
      </w:r>
      <w:r w:rsidRPr="00DE34D3">
        <w:rPr>
          <w:rFonts w:ascii="Arial Black" w:hAnsi="Arial Black"/>
          <w:sz w:val="32"/>
          <w:szCs w:val="32"/>
        </w:rPr>
        <w:br/>
        <w:t>La déclaration d’un tableau permet d’associer à un nom d’une zone mémoire composée d’un certain nombre de cases mémoires de même type. </w:t>
      </w:r>
      <w:r w:rsidRPr="00DE34D3">
        <w:rPr>
          <w:rFonts w:ascii="Arial Black" w:hAnsi="Arial Black"/>
          <w:b/>
          <w:bCs/>
          <w:sz w:val="32"/>
          <w:szCs w:val="32"/>
        </w:rPr>
        <w:t>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Syntaxe :     </w:t>
      </w:r>
    </w:p>
    <w:p w14:paraId="161C41FF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type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 [] 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nom_tableau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 = new type[</w:t>
      </w:r>
      <w:r w:rsidRPr="00DE34D3">
        <w:rPr>
          <w:rFonts w:ascii="Arial Black" w:hAnsi="Arial Black"/>
          <w:sz w:val="32"/>
          <w:szCs w:val="32"/>
        </w:rPr>
        <w:t>taille</w:t>
      </w:r>
      <w:r w:rsidRPr="00DE34D3">
        <w:rPr>
          <w:rFonts w:ascii="Arial Black" w:hAnsi="Arial Black"/>
          <w:b/>
          <w:bCs/>
          <w:sz w:val="32"/>
          <w:szCs w:val="32"/>
        </w:rPr>
        <w:t>] ;</w:t>
      </w:r>
    </w:p>
    <w:p w14:paraId="551C8683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br/>
        <w:t>Exemple :</w:t>
      </w:r>
      <w:r w:rsidRPr="00DE34D3">
        <w:rPr>
          <w:rFonts w:ascii="Arial Black" w:hAnsi="Arial Black"/>
          <w:sz w:val="32"/>
          <w:szCs w:val="32"/>
        </w:rPr>
        <w:t>  </w:t>
      </w:r>
    </w:p>
    <w:p w14:paraId="4261363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</w:t>
      </w:r>
      <w:proofErr w:type="spellStart"/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>  []  Notes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 xml:space="preserve"> = new </w:t>
      </w:r>
      <w:proofErr w:type="spellStart"/>
      <w:r w:rsidRPr="00DE34D3">
        <w:rPr>
          <w:rFonts w:ascii="Arial Black" w:hAnsi="Arial Black"/>
          <w:b/>
          <w:bCs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b/>
          <w:bCs/>
          <w:sz w:val="32"/>
          <w:szCs w:val="32"/>
        </w:rPr>
        <w:t xml:space="preserve"> [40] ;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lastRenderedPageBreak/>
        <w:t>Remarques :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 </w:t>
      </w:r>
      <w:r w:rsidRPr="00DE34D3">
        <w:rPr>
          <w:rFonts w:ascii="Arial Black" w:hAnsi="Arial Black"/>
          <w:sz w:val="32"/>
          <w:szCs w:val="32"/>
        </w:rPr>
        <w:t xml:space="preserve">Le premier élément d’un tableau porte </w:t>
      </w:r>
      <w:proofErr w:type="gramStart"/>
      <w:r w:rsidRPr="00DE34D3">
        <w:rPr>
          <w:rFonts w:ascii="Arial Black" w:hAnsi="Arial Black"/>
          <w:sz w:val="32"/>
          <w:szCs w:val="32"/>
        </w:rPr>
        <w:t>l’indice  0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</w:t>
      </w:r>
      <w:proofErr w:type="gramStart"/>
      <w:r w:rsidRPr="00DE34D3">
        <w:rPr>
          <w:rFonts w:ascii="Arial Black" w:hAnsi="Arial Black"/>
          <w:b/>
          <w:bCs/>
          <w:sz w:val="32"/>
          <w:szCs w:val="32"/>
        </w:rPr>
        <w:t>&gt;  </w:t>
      </w:r>
      <w:r w:rsidRPr="00DE34D3">
        <w:rPr>
          <w:rFonts w:ascii="Arial Black" w:hAnsi="Arial Black"/>
          <w:sz w:val="32"/>
          <w:szCs w:val="32"/>
        </w:rPr>
        <w:t>La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valeur d’un indice doit être un nombre entier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 </w:t>
      </w:r>
      <w:r w:rsidRPr="00DE34D3">
        <w:rPr>
          <w:rFonts w:ascii="Arial Black" w:hAnsi="Arial Black"/>
          <w:sz w:val="32"/>
          <w:szCs w:val="32"/>
        </w:rPr>
        <w:t xml:space="preserve">La valeur d’un indice </w:t>
      </w:r>
      <w:proofErr w:type="gramStart"/>
      <w:r w:rsidRPr="00DE34D3">
        <w:rPr>
          <w:rFonts w:ascii="Arial Black" w:hAnsi="Arial Black"/>
          <w:sz w:val="32"/>
          <w:szCs w:val="32"/>
        </w:rPr>
        <w:t>doit  être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inférieure ou égale au nombre d’éléments du tableau. Par exemple, avec le tableau </w:t>
      </w:r>
      <w:proofErr w:type="gramStart"/>
      <w:r w:rsidRPr="00DE34D3">
        <w:rPr>
          <w:rFonts w:ascii="Arial Black" w:hAnsi="Arial Black"/>
          <w:sz w:val="32"/>
          <w:szCs w:val="32"/>
        </w:rPr>
        <w:t>tab[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20], il est impossible </w:t>
      </w:r>
      <w:proofErr w:type="gramStart"/>
      <w:r w:rsidRPr="00DE34D3">
        <w:rPr>
          <w:rFonts w:ascii="Arial Black" w:hAnsi="Arial Black"/>
          <w:sz w:val="32"/>
          <w:szCs w:val="32"/>
        </w:rPr>
        <w:t>d’écrire  tab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[21] ou </w:t>
      </w:r>
      <w:proofErr w:type="gramStart"/>
      <w:r w:rsidRPr="00DE34D3">
        <w:rPr>
          <w:rFonts w:ascii="Arial Black" w:hAnsi="Arial Black"/>
          <w:sz w:val="32"/>
          <w:szCs w:val="32"/>
        </w:rPr>
        <w:t>tab[</w:t>
      </w:r>
      <w:proofErr w:type="gramEnd"/>
      <w:r w:rsidRPr="00DE34D3">
        <w:rPr>
          <w:rFonts w:ascii="Arial Black" w:hAnsi="Arial Black"/>
          <w:sz w:val="32"/>
          <w:szCs w:val="32"/>
        </w:rPr>
        <w:t>26], ces expressions font référence à des éléments qui n’existe pas.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==&gt; </w:t>
      </w:r>
      <w:r w:rsidRPr="00DE34D3">
        <w:rPr>
          <w:rFonts w:ascii="Arial Black" w:hAnsi="Arial Black"/>
          <w:sz w:val="32"/>
          <w:szCs w:val="32"/>
        </w:rPr>
        <w:t xml:space="preserve">L’utilisation de ces </w:t>
      </w:r>
      <w:proofErr w:type="gramStart"/>
      <w:r w:rsidRPr="00DE34D3">
        <w:rPr>
          <w:rFonts w:ascii="Arial Black" w:hAnsi="Arial Black"/>
          <w:sz w:val="32"/>
          <w:szCs w:val="32"/>
        </w:rPr>
        <w:t>éléments  se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fait en suite, via le nom du tableau et son indice. </w:t>
      </w:r>
      <w:proofErr w:type="gramStart"/>
      <w:r w:rsidRPr="00DE34D3">
        <w:rPr>
          <w:rFonts w:ascii="Arial Black" w:hAnsi="Arial Black"/>
          <w:sz w:val="32"/>
          <w:szCs w:val="32"/>
        </w:rPr>
        <w:t>Ce  dernier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peut être soit une </w:t>
      </w:r>
      <w:r w:rsidRPr="00DE34D3">
        <w:rPr>
          <w:rFonts w:ascii="Arial Black" w:hAnsi="Arial Black"/>
          <w:b/>
          <w:bCs/>
          <w:sz w:val="32"/>
          <w:szCs w:val="32"/>
        </w:rPr>
        <w:t>valeur</w:t>
      </w:r>
      <w:r w:rsidRPr="00DE34D3">
        <w:rPr>
          <w:rFonts w:ascii="Arial Black" w:hAnsi="Arial Black"/>
          <w:sz w:val="32"/>
          <w:szCs w:val="32"/>
        </w:rPr>
        <w:t xml:space="preserve"> (</w:t>
      </w:r>
      <w:proofErr w:type="gramStart"/>
      <w:r w:rsidRPr="00DE34D3">
        <w:rPr>
          <w:rFonts w:ascii="Arial Black" w:hAnsi="Arial Black"/>
          <w:sz w:val="32"/>
          <w:szCs w:val="32"/>
        </w:rPr>
        <w:t>tab[</w:t>
      </w:r>
      <w:proofErr w:type="gramEnd"/>
      <w:r w:rsidRPr="00DE34D3">
        <w:rPr>
          <w:rFonts w:ascii="Arial Black" w:hAnsi="Arial Black"/>
          <w:b/>
          <w:bCs/>
          <w:sz w:val="32"/>
          <w:szCs w:val="32"/>
        </w:rPr>
        <w:t>3</w:t>
      </w:r>
      <w:proofErr w:type="gramStart"/>
      <w:r w:rsidRPr="00DE34D3">
        <w:rPr>
          <w:rFonts w:ascii="Arial Black" w:hAnsi="Arial Black"/>
          <w:sz w:val="32"/>
          <w:szCs w:val="32"/>
        </w:rPr>
        <w:t>] )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, soit une </w:t>
      </w:r>
      <w:r w:rsidRPr="00DE34D3">
        <w:rPr>
          <w:rFonts w:ascii="Arial Black" w:hAnsi="Arial Black"/>
          <w:b/>
          <w:bCs/>
          <w:sz w:val="32"/>
          <w:szCs w:val="32"/>
        </w:rPr>
        <w:t>variable</w:t>
      </w:r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( tab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[</w:t>
      </w:r>
      <w:r w:rsidRPr="00DE34D3">
        <w:rPr>
          <w:rFonts w:ascii="Arial Black" w:hAnsi="Arial Black"/>
          <w:b/>
          <w:bCs/>
          <w:sz w:val="32"/>
          <w:szCs w:val="32"/>
        </w:rPr>
        <w:t>i</w:t>
      </w:r>
      <w:proofErr w:type="gramStart"/>
      <w:r w:rsidRPr="00DE34D3">
        <w:rPr>
          <w:rFonts w:ascii="Arial Black" w:hAnsi="Arial Black"/>
          <w:sz w:val="32"/>
          <w:szCs w:val="32"/>
        </w:rPr>
        <w:t>] )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ou encore une </w:t>
      </w:r>
      <w:r w:rsidRPr="00DE34D3">
        <w:rPr>
          <w:rFonts w:ascii="Arial Black" w:hAnsi="Arial Black"/>
          <w:b/>
          <w:bCs/>
          <w:sz w:val="32"/>
          <w:szCs w:val="32"/>
        </w:rPr>
        <w:t>expression</w:t>
      </w:r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( tab</w:t>
      </w:r>
      <w:proofErr w:type="gramEnd"/>
      <w:r w:rsidRPr="00DE34D3">
        <w:rPr>
          <w:rFonts w:ascii="Arial Black" w:hAnsi="Arial Black"/>
          <w:sz w:val="32"/>
          <w:szCs w:val="32"/>
        </w:rPr>
        <w:t>[</w:t>
      </w:r>
      <w:r w:rsidRPr="00DE34D3">
        <w:rPr>
          <w:rFonts w:ascii="Arial Black" w:hAnsi="Arial Black"/>
          <w:b/>
          <w:bCs/>
          <w:sz w:val="32"/>
          <w:szCs w:val="32"/>
        </w:rPr>
        <w:t>i+1</w:t>
      </w:r>
      <w:proofErr w:type="gramStart"/>
      <w:r w:rsidRPr="00DE34D3">
        <w:rPr>
          <w:rFonts w:ascii="Arial Black" w:hAnsi="Arial Black"/>
          <w:sz w:val="32"/>
          <w:szCs w:val="32"/>
        </w:rPr>
        <w:t>] )</w:t>
      </w:r>
      <w:proofErr w:type="gramEnd"/>
      <w:r w:rsidRPr="00DE34D3">
        <w:rPr>
          <w:rFonts w:ascii="Arial Black" w:hAnsi="Arial Black"/>
          <w:sz w:val="32"/>
          <w:szCs w:val="32"/>
        </w:rPr>
        <w:t>.  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br/>
        <w:t>==&gt; </w:t>
      </w:r>
      <w:r w:rsidRPr="00DE34D3">
        <w:rPr>
          <w:rFonts w:ascii="Arial Black" w:hAnsi="Arial Black"/>
          <w:sz w:val="32"/>
          <w:szCs w:val="32"/>
        </w:rPr>
        <w:t>Pour Faire un parcours complet sur un tableau, on utilise une boucle.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b/>
          <w:bCs/>
          <w:sz w:val="32"/>
          <w:szCs w:val="32"/>
        </w:rPr>
        <w:t>Exercice 1</w:t>
      </w:r>
      <w:r w:rsidRPr="00DE34D3">
        <w:rPr>
          <w:rFonts w:ascii="Arial Black" w:hAnsi="Arial Black"/>
          <w:sz w:val="32"/>
          <w:szCs w:val="32"/>
        </w:rPr>
        <w:br/>
        <w:t xml:space="preserve">Ecrire un programme java permettant de </w:t>
      </w:r>
      <w:proofErr w:type="gramStart"/>
      <w:r w:rsidRPr="00DE34D3">
        <w:rPr>
          <w:rFonts w:ascii="Arial Black" w:hAnsi="Arial Black"/>
          <w:sz w:val="32"/>
          <w:szCs w:val="32"/>
        </w:rPr>
        <w:t>saisir  10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notes et de les stocker dans un tableau nommé notes, puis les afficher.</w:t>
      </w:r>
    </w:p>
    <w:p w14:paraId="266ABC8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67CF058B" w14:textId="77777777" w:rsidR="00DE34D3" w:rsidRPr="00DE34D3" w:rsidRDefault="00DE34D3" w:rsidP="00DE34D3">
      <w:pPr>
        <w:rPr>
          <w:rFonts w:ascii="Arial Black" w:hAnsi="Arial Black"/>
          <w:b/>
          <w:bCs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                                       </w:t>
      </w:r>
      <w:r w:rsidRPr="00DE34D3">
        <w:rPr>
          <w:rFonts w:ascii="Arial Black" w:hAnsi="Arial Black"/>
          <w:sz w:val="32"/>
          <w:szCs w:val="32"/>
        </w:rPr>
        <w:t>Solution </w:t>
      </w:r>
    </w:p>
    <w:p w14:paraId="0C148D6D" w14:textId="77777777" w:rsidR="00DE34D3" w:rsidRPr="00DE34D3" w:rsidRDefault="00DE34D3" w:rsidP="00DE34D3">
      <w:pPr>
        <w:rPr>
          <w:rFonts w:ascii="Arial Black" w:hAnsi="Arial Black"/>
          <w:b/>
          <w:bCs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lastRenderedPageBreak/>
        <w:br/>
      </w:r>
    </w:p>
    <w:p w14:paraId="0B823F9B" w14:textId="77777777" w:rsidR="00DE34D3" w:rsidRPr="00DE34D3" w:rsidRDefault="00DE34D3" w:rsidP="00DE34D3">
      <w:pPr>
        <w:rPr>
          <w:rFonts w:ascii="Arial Black" w:hAnsi="Arial Black"/>
          <w:b/>
          <w:bCs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t>import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java.util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proofErr w:type="gramStart"/>
      <w:r w:rsidRPr="00DE34D3">
        <w:rPr>
          <w:rFonts w:ascii="Arial Black" w:hAnsi="Arial Black"/>
          <w:sz w:val="32"/>
          <w:szCs w:val="32"/>
        </w:rPr>
        <w:t>Scanner</w:t>
      </w:r>
      <w:proofErr w:type="spellEnd"/>
      <w:r w:rsidRPr="00DE34D3">
        <w:rPr>
          <w:rFonts w:ascii="Arial Black" w:hAnsi="Arial Black"/>
          <w:sz w:val="32"/>
          <w:szCs w:val="32"/>
        </w:rPr>
        <w:t>;</w:t>
      </w:r>
      <w:proofErr w:type="gramEnd"/>
      <w:r w:rsidRPr="00DE34D3">
        <w:rPr>
          <w:rFonts w:ascii="Arial Black" w:hAnsi="Arial Black"/>
          <w:sz w:val="32"/>
          <w:szCs w:val="32"/>
        </w:rPr>
        <w:br/>
        <w:t>class Main {</w:t>
      </w:r>
      <w:r w:rsidRPr="00DE34D3">
        <w:rPr>
          <w:rFonts w:ascii="Arial Black" w:hAnsi="Arial Black"/>
          <w:sz w:val="32"/>
          <w:szCs w:val="32"/>
        </w:rPr>
        <w:br/>
        <w:t xml:space="preserve">public </w:t>
      </w:r>
      <w:proofErr w:type="spellStart"/>
      <w:r w:rsidRPr="00DE34D3">
        <w:rPr>
          <w:rFonts w:ascii="Arial Black" w:hAnsi="Arial Black"/>
          <w:sz w:val="32"/>
          <w:szCs w:val="32"/>
        </w:rPr>
        <w:t>static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</w:rPr>
        <w:t>void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main(String[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</w:t>
      </w:r>
      <w:proofErr w:type="gramStart"/>
      <w:r w:rsidRPr="00DE34D3">
        <w:rPr>
          <w:rFonts w:ascii="Arial Black" w:hAnsi="Arial Black"/>
          <w:sz w:val="32"/>
          <w:szCs w:val="32"/>
        </w:rPr>
        <w:t>args){</w:t>
      </w:r>
      <w:proofErr w:type="gramEnd"/>
      <w:r w:rsidRPr="00DE34D3">
        <w:rPr>
          <w:rFonts w:ascii="Arial Black" w:hAnsi="Arial Black"/>
          <w:sz w:val="32"/>
          <w:szCs w:val="32"/>
        </w:rPr>
        <w:br/>
        <w:t>Scanner sc = new Scanner (</w:t>
      </w:r>
      <w:hyperlink r:id="rId136" w:history="1">
        <w:r w:rsidRPr="00DE34D3">
          <w:rPr>
            <w:rStyle w:val="Lienhypertexte"/>
            <w:rFonts w:ascii="Arial Black" w:hAnsi="Arial Black"/>
            <w:sz w:val="32"/>
            <w:szCs w:val="32"/>
          </w:rPr>
          <w:t>System.in</w:t>
        </w:r>
      </w:hyperlink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notes = new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>10</w:t>
      </w:r>
      <w:proofErr w:type="gramStart"/>
      <w:r w:rsidRPr="00DE34D3">
        <w:rPr>
          <w:rFonts w:ascii="Arial Black" w:hAnsi="Arial Black"/>
          <w:sz w:val="32"/>
          <w:szCs w:val="32"/>
        </w:rPr>
        <w:t>];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i;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for( i</w:t>
      </w:r>
      <w:proofErr w:type="gramEnd"/>
      <w:r w:rsidRPr="00DE34D3">
        <w:rPr>
          <w:rFonts w:ascii="Arial Black" w:hAnsi="Arial Black"/>
          <w:sz w:val="32"/>
          <w:szCs w:val="32"/>
        </w:rPr>
        <w:t>=</w:t>
      </w:r>
      <w:proofErr w:type="gramStart"/>
      <w:r w:rsidRPr="00DE34D3">
        <w:rPr>
          <w:rFonts w:ascii="Arial Black" w:hAnsi="Arial Black"/>
          <w:sz w:val="32"/>
          <w:szCs w:val="32"/>
        </w:rPr>
        <w:t>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 &lt; </w:t>
      </w:r>
      <w:proofErr w:type="gramStart"/>
      <w:r w:rsidRPr="00DE34D3">
        <w:rPr>
          <w:rFonts w:ascii="Arial Black" w:hAnsi="Arial Black"/>
          <w:sz w:val="32"/>
          <w:szCs w:val="32"/>
        </w:rPr>
        <w:t>10;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i+</w:t>
      </w:r>
      <w:proofErr w:type="gramStart"/>
      <w:r w:rsidRPr="00DE34D3">
        <w:rPr>
          <w:rFonts w:ascii="Arial Black" w:hAnsi="Arial Black"/>
          <w:sz w:val="32"/>
          <w:szCs w:val="32"/>
        </w:rPr>
        <w:t>+){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>("Entrer un entier :"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notes[i] =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sc.nextInt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(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>}</w:t>
      </w:r>
      <w:r w:rsidRPr="00DE34D3">
        <w:rPr>
          <w:rFonts w:ascii="Arial Black" w:hAnsi="Arial Black"/>
          <w:sz w:val="32"/>
          <w:szCs w:val="32"/>
        </w:rPr>
        <w:br/>
        <w:t>  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for( i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=0 ; i &lt; </w:t>
      </w:r>
      <w:proofErr w:type="gramStart"/>
      <w:r w:rsidRPr="00DE34D3">
        <w:rPr>
          <w:rFonts w:ascii="Arial Black" w:hAnsi="Arial Black"/>
          <w:sz w:val="32"/>
          <w:szCs w:val="32"/>
        </w:rPr>
        <w:t>10;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i++)</w:t>
      </w:r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>(notes[i]+" "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>}</w:t>
      </w:r>
      <w:r w:rsidRPr="00DE34D3">
        <w:rPr>
          <w:rFonts w:ascii="Arial Black" w:hAnsi="Arial Black"/>
          <w:sz w:val="32"/>
          <w:szCs w:val="32"/>
        </w:rPr>
        <w:br/>
        <w:t>}</w:t>
      </w:r>
    </w:p>
    <w:p w14:paraId="1ECEC8D8" w14:textId="77777777" w:rsidR="00DE34D3" w:rsidRPr="00DE34D3" w:rsidRDefault="00DE34D3" w:rsidP="00DE34D3">
      <w:pPr>
        <w:rPr>
          <w:rFonts w:ascii="Arial Black" w:hAnsi="Arial Black"/>
          <w:b/>
          <w:bCs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</w:p>
    <w:p w14:paraId="7DFBCE6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Exercice 2</w:t>
      </w:r>
      <w:r w:rsidRPr="00DE34D3">
        <w:rPr>
          <w:rFonts w:ascii="Arial Black" w:hAnsi="Arial Black"/>
          <w:sz w:val="32"/>
          <w:szCs w:val="32"/>
        </w:rPr>
        <w:br/>
        <w:t xml:space="preserve">Écrire un programme en </w:t>
      </w:r>
      <w:proofErr w:type="gramStart"/>
      <w:r w:rsidRPr="00DE34D3">
        <w:rPr>
          <w:rFonts w:ascii="Arial Black" w:hAnsi="Arial Black"/>
          <w:sz w:val="32"/>
          <w:szCs w:val="32"/>
        </w:rPr>
        <w:t>Java  permettant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de saisir 10 notes et qui affiche la moyenne de ces notes. </w:t>
      </w:r>
    </w:p>
    <w:p w14:paraId="402A0748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t>                                  Réponse</w:t>
      </w:r>
    </w:p>
    <w:p w14:paraId="2766221C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gramStart"/>
      <w:r w:rsidRPr="00DE34D3">
        <w:rPr>
          <w:rFonts w:ascii="Arial Black" w:hAnsi="Arial Black"/>
          <w:sz w:val="32"/>
          <w:szCs w:val="32"/>
        </w:rPr>
        <w:t>import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java.util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proofErr w:type="gramStart"/>
      <w:r w:rsidRPr="00DE34D3">
        <w:rPr>
          <w:rFonts w:ascii="Arial Black" w:hAnsi="Arial Black"/>
          <w:sz w:val="32"/>
          <w:szCs w:val="32"/>
        </w:rPr>
        <w:t>Scanner</w:t>
      </w:r>
      <w:proofErr w:type="spellEnd"/>
      <w:r w:rsidRPr="00DE34D3">
        <w:rPr>
          <w:rFonts w:ascii="Arial Black" w:hAnsi="Arial Black"/>
          <w:sz w:val="32"/>
          <w:szCs w:val="32"/>
        </w:rPr>
        <w:t>;</w:t>
      </w:r>
      <w:proofErr w:type="gramEnd"/>
      <w:r w:rsidRPr="00DE34D3">
        <w:rPr>
          <w:rFonts w:ascii="Arial Black" w:hAnsi="Arial Black"/>
          <w:sz w:val="32"/>
          <w:szCs w:val="32"/>
        </w:rPr>
        <w:br/>
        <w:t>class Main {</w:t>
      </w:r>
      <w:r w:rsidRPr="00DE34D3">
        <w:rPr>
          <w:rFonts w:ascii="Arial Black" w:hAnsi="Arial Black"/>
          <w:sz w:val="32"/>
          <w:szCs w:val="32"/>
        </w:rPr>
        <w:br/>
      </w:r>
      <w:r w:rsidRPr="00DE34D3">
        <w:rPr>
          <w:rFonts w:ascii="Arial Black" w:hAnsi="Arial Black"/>
          <w:sz w:val="32"/>
          <w:szCs w:val="32"/>
        </w:rPr>
        <w:lastRenderedPageBreak/>
        <w:t xml:space="preserve">public </w:t>
      </w:r>
      <w:proofErr w:type="spellStart"/>
      <w:r w:rsidRPr="00DE34D3">
        <w:rPr>
          <w:rFonts w:ascii="Arial Black" w:hAnsi="Arial Black"/>
          <w:sz w:val="32"/>
          <w:szCs w:val="32"/>
        </w:rPr>
        <w:t>static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</w:rPr>
        <w:t>void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main(String[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</w:t>
      </w:r>
      <w:proofErr w:type="gramStart"/>
      <w:r w:rsidRPr="00DE34D3">
        <w:rPr>
          <w:rFonts w:ascii="Arial Black" w:hAnsi="Arial Black"/>
          <w:sz w:val="32"/>
          <w:szCs w:val="32"/>
        </w:rPr>
        <w:t>args){</w:t>
      </w:r>
      <w:proofErr w:type="gramEnd"/>
      <w:r w:rsidRPr="00DE34D3">
        <w:rPr>
          <w:rFonts w:ascii="Arial Black" w:hAnsi="Arial Black"/>
          <w:sz w:val="32"/>
          <w:szCs w:val="32"/>
        </w:rPr>
        <w:br/>
        <w:t>Scanner sc = new Scanner (</w:t>
      </w:r>
      <w:hyperlink r:id="rId137" w:history="1">
        <w:r w:rsidRPr="00DE34D3">
          <w:rPr>
            <w:rStyle w:val="Lienhypertexte"/>
            <w:rFonts w:ascii="Arial Black" w:hAnsi="Arial Black"/>
            <w:sz w:val="32"/>
            <w:szCs w:val="32"/>
          </w:rPr>
          <w:t>System.in</w:t>
        </w:r>
      </w:hyperlink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notes = new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>10</w:t>
      </w:r>
      <w:proofErr w:type="gramStart"/>
      <w:r w:rsidRPr="00DE34D3">
        <w:rPr>
          <w:rFonts w:ascii="Arial Black" w:hAnsi="Arial Black"/>
          <w:sz w:val="32"/>
          <w:szCs w:val="32"/>
        </w:rPr>
        <w:t>];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float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Som=</w:t>
      </w:r>
      <w:proofErr w:type="gramStart"/>
      <w:r w:rsidRPr="00DE34D3">
        <w:rPr>
          <w:rFonts w:ascii="Arial Black" w:hAnsi="Arial Black"/>
          <w:sz w:val="32"/>
          <w:szCs w:val="32"/>
        </w:rPr>
        <w:t>0;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i ;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for( i</w:t>
      </w:r>
      <w:proofErr w:type="gramEnd"/>
      <w:r w:rsidRPr="00DE34D3">
        <w:rPr>
          <w:rFonts w:ascii="Arial Black" w:hAnsi="Arial Black"/>
          <w:sz w:val="32"/>
          <w:szCs w:val="32"/>
        </w:rPr>
        <w:t>=</w:t>
      </w:r>
      <w:proofErr w:type="gramStart"/>
      <w:r w:rsidRPr="00DE34D3">
        <w:rPr>
          <w:rFonts w:ascii="Arial Black" w:hAnsi="Arial Black"/>
          <w:sz w:val="32"/>
          <w:szCs w:val="32"/>
        </w:rPr>
        <w:t>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 &lt; </w:t>
      </w:r>
      <w:proofErr w:type="gramStart"/>
      <w:r w:rsidRPr="00DE34D3">
        <w:rPr>
          <w:rFonts w:ascii="Arial Black" w:hAnsi="Arial Black"/>
          <w:sz w:val="32"/>
          <w:szCs w:val="32"/>
        </w:rPr>
        <w:t>10;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i+</w:t>
      </w:r>
      <w:proofErr w:type="gramStart"/>
      <w:r w:rsidRPr="00DE34D3">
        <w:rPr>
          <w:rFonts w:ascii="Arial Black" w:hAnsi="Arial Black"/>
          <w:sz w:val="32"/>
          <w:szCs w:val="32"/>
        </w:rPr>
        <w:t>+){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>("Entrer un entier :"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      notes[i] =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sc.nextInt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(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 Som = Som + notes[i</w:t>
      </w:r>
      <w:proofErr w:type="gramStart"/>
      <w:r w:rsidRPr="00DE34D3">
        <w:rPr>
          <w:rFonts w:ascii="Arial Black" w:hAnsi="Arial Black"/>
          <w:sz w:val="32"/>
          <w:szCs w:val="32"/>
        </w:rPr>
        <w:t>];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</w:t>
      </w:r>
      <w:proofErr w:type="gramStart"/>
      <w:r w:rsidRPr="00DE34D3">
        <w:rPr>
          <w:rFonts w:ascii="Arial Black" w:hAnsi="Arial Black"/>
          <w:sz w:val="32"/>
          <w:szCs w:val="32"/>
        </w:rPr>
        <w:t>  }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 </w:t>
      </w:r>
      <w:r w:rsidRPr="00DE34D3">
        <w:rPr>
          <w:rFonts w:ascii="Arial Black" w:hAnsi="Arial Black"/>
          <w:sz w:val="32"/>
          <w:szCs w:val="32"/>
        </w:rPr>
        <w:br/>
        <w:t xml:space="preserve">   </w:t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("La moyenne </w:t>
      </w:r>
      <w:proofErr w:type="gramStart"/>
      <w:r w:rsidRPr="00DE34D3">
        <w:rPr>
          <w:rFonts w:ascii="Arial Black" w:hAnsi="Arial Black"/>
          <w:sz w:val="32"/>
          <w:szCs w:val="32"/>
        </w:rPr>
        <w:t>est: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"+Som/10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>}</w:t>
      </w:r>
      <w:r w:rsidRPr="00DE34D3">
        <w:rPr>
          <w:rFonts w:ascii="Arial Black" w:hAnsi="Arial Black"/>
          <w:sz w:val="32"/>
          <w:szCs w:val="32"/>
        </w:rPr>
        <w:br/>
        <w:t>}</w:t>
      </w:r>
    </w:p>
    <w:p w14:paraId="1437548E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b/>
          <w:bCs/>
          <w:sz w:val="32"/>
          <w:szCs w:val="32"/>
        </w:rPr>
        <w:t>Exercice 3</w:t>
      </w:r>
      <w:r w:rsidRPr="00DE34D3">
        <w:rPr>
          <w:rFonts w:ascii="Arial Black" w:hAnsi="Arial Black"/>
          <w:sz w:val="32"/>
          <w:szCs w:val="32"/>
        </w:rPr>
        <w:br/>
        <w:t>Écrire un programme en Java permettant de saisir 10 entiers et qui affiche le maximum de ces entiers. </w:t>
      </w:r>
      <w:r w:rsidRPr="00DE34D3">
        <w:rPr>
          <w:rFonts w:ascii="Arial Black" w:hAnsi="Arial Black"/>
          <w:sz w:val="32"/>
          <w:szCs w:val="32"/>
        </w:rPr>
        <w:br/>
        <w:t>                                  Réponse</w:t>
      </w:r>
    </w:p>
    <w:p w14:paraId="29B390E5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import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java.util</w:t>
      </w:r>
      <w:proofErr w:type="gramEnd"/>
      <w:r w:rsidRPr="00DE34D3">
        <w:rPr>
          <w:rFonts w:ascii="Arial Black" w:hAnsi="Arial Black"/>
          <w:sz w:val="32"/>
          <w:szCs w:val="32"/>
        </w:rPr>
        <w:t>.</w:t>
      </w:r>
      <w:proofErr w:type="gramStart"/>
      <w:r w:rsidRPr="00DE34D3">
        <w:rPr>
          <w:rFonts w:ascii="Arial Black" w:hAnsi="Arial Black"/>
          <w:sz w:val="32"/>
          <w:szCs w:val="32"/>
        </w:rPr>
        <w:t>Scanner</w:t>
      </w:r>
      <w:proofErr w:type="spellEnd"/>
      <w:r w:rsidRPr="00DE34D3">
        <w:rPr>
          <w:rFonts w:ascii="Arial Black" w:hAnsi="Arial Black"/>
          <w:sz w:val="32"/>
          <w:szCs w:val="32"/>
        </w:rPr>
        <w:t>;</w:t>
      </w:r>
      <w:proofErr w:type="gramEnd"/>
      <w:r w:rsidRPr="00DE34D3">
        <w:rPr>
          <w:rFonts w:ascii="Arial Black" w:hAnsi="Arial Black"/>
          <w:sz w:val="32"/>
          <w:szCs w:val="32"/>
        </w:rPr>
        <w:br/>
        <w:t>class Main {</w:t>
      </w:r>
      <w:r w:rsidRPr="00DE34D3">
        <w:rPr>
          <w:rFonts w:ascii="Arial Black" w:hAnsi="Arial Black"/>
          <w:sz w:val="32"/>
          <w:szCs w:val="32"/>
        </w:rPr>
        <w:br/>
        <w:t xml:space="preserve">public </w:t>
      </w:r>
      <w:proofErr w:type="spellStart"/>
      <w:r w:rsidRPr="00DE34D3">
        <w:rPr>
          <w:rFonts w:ascii="Arial Black" w:hAnsi="Arial Black"/>
          <w:sz w:val="32"/>
          <w:szCs w:val="32"/>
        </w:rPr>
        <w:t>static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DE34D3">
        <w:rPr>
          <w:rFonts w:ascii="Arial Black" w:hAnsi="Arial Black"/>
          <w:sz w:val="32"/>
          <w:szCs w:val="32"/>
        </w:rPr>
        <w:t>void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gramStart"/>
      <w:r w:rsidRPr="00DE34D3">
        <w:rPr>
          <w:rFonts w:ascii="Arial Black" w:hAnsi="Arial Black"/>
          <w:sz w:val="32"/>
          <w:szCs w:val="32"/>
        </w:rPr>
        <w:t>main(String[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</w:t>
      </w:r>
      <w:proofErr w:type="gramStart"/>
      <w:r w:rsidRPr="00DE34D3">
        <w:rPr>
          <w:rFonts w:ascii="Arial Black" w:hAnsi="Arial Black"/>
          <w:sz w:val="32"/>
          <w:szCs w:val="32"/>
        </w:rPr>
        <w:t>args){</w:t>
      </w:r>
      <w:proofErr w:type="gramEnd"/>
      <w:r w:rsidRPr="00DE34D3">
        <w:rPr>
          <w:rFonts w:ascii="Arial Black" w:hAnsi="Arial Black"/>
          <w:sz w:val="32"/>
          <w:szCs w:val="32"/>
        </w:rPr>
        <w:br/>
        <w:t>Scanner sc = new Scanner (</w:t>
      </w:r>
      <w:hyperlink r:id="rId138" w:history="1">
        <w:r w:rsidRPr="00DE34D3">
          <w:rPr>
            <w:rStyle w:val="Lienhypertexte"/>
            <w:rFonts w:ascii="Arial Black" w:hAnsi="Arial Black"/>
            <w:sz w:val="32"/>
            <w:szCs w:val="32"/>
          </w:rPr>
          <w:t>System.in</w:t>
        </w:r>
      </w:hyperlink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] Tab = new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>[</w:t>
      </w:r>
      <w:proofErr w:type="gramEnd"/>
      <w:r w:rsidRPr="00DE34D3">
        <w:rPr>
          <w:rFonts w:ascii="Arial Black" w:hAnsi="Arial Black"/>
          <w:sz w:val="32"/>
          <w:szCs w:val="32"/>
        </w:rPr>
        <w:t>10</w:t>
      </w:r>
      <w:proofErr w:type="gramStart"/>
      <w:r w:rsidRPr="00DE34D3">
        <w:rPr>
          <w:rFonts w:ascii="Arial Black" w:hAnsi="Arial Black"/>
          <w:sz w:val="32"/>
          <w:szCs w:val="32"/>
        </w:rPr>
        <w:t>];</w:t>
      </w:r>
      <w:proofErr w:type="gramEnd"/>
      <w:r w:rsidRPr="00DE34D3">
        <w:rPr>
          <w:rFonts w:ascii="Arial Black" w:hAnsi="Arial Black"/>
          <w:sz w:val="32"/>
          <w:szCs w:val="32"/>
        </w:rPr>
        <w:br/>
      </w:r>
      <w:proofErr w:type="spellStart"/>
      <w:r w:rsidRPr="00DE34D3">
        <w:rPr>
          <w:rFonts w:ascii="Arial Black" w:hAnsi="Arial Black"/>
          <w:sz w:val="32"/>
          <w:szCs w:val="32"/>
        </w:rPr>
        <w:t>int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Max,i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=</w:t>
      </w:r>
      <w:proofErr w:type="gramStart"/>
      <w:r w:rsidRPr="00DE34D3">
        <w:rPr>
          <w:rFonts w:ascii="Arial Black" w:hAnsi="Arial Black"/>
          <w:sz w:val="32"/>
          <w:szCs w:val="32"/>
        </w:rPr>
        <w:t>0;</w:t>
      </w:r>
      <w:proofErr w:type="gramEnd"/>
    </w:p>
    <w:p w14:paraId="68CA7BB4" w14:textId="77777777" w:rsidR="00DE34D3" w:rsidRPr="00DE34D3" w:rsidRDefault="00DE34D3" w:rsidP="00DE34D3">
      <w:pPr>
        <w:rPr>
          <w:rFonts w:ascii="Arial Black" w:hAnsi="Arial Black"/>
          <w:sz w:val="32"/>
          <w:szCs w:val="32"/>
        </w:rPr>
      </w:pPr>
      <w:proofErr w:type="spellStart"/>
      <w:r w:rsidRPr="00DE34D3">
        <w:rPr>
          <w:rFonts w:ascii="Arial Black" w:hAnsi="Arial Black"/>
          <w:sz w:val="32"/>
          <w:szCs w:val="32"/>
        </w:rPr>
        <w:lastRenderedPageBreak/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>("Entrer un entier :"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      Tab[i] =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sc.nextInt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(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      Max = </w:t>
      </w:r>
      <w:proofErr w:type="gramStart"/>
      <w:r w:rsidRPr="00DE34D3">
        <w:rPr>
          <w:rFonts w:ascii="Arial Black" w:hAnsi="Arial Black"/>
          <w:sz w:val="32"/>
          <w:szCs w:val="32"/>
        </w:rPr>
        <w:t>Tab[</w:t>
      </w:r>
      <w:proofErr w:type="gramEnd"/>
      <w:r w:rsidRPr="00DE34D3">
        <w:rPr>
          <w:rFonts w:ascii="Arial Black" w:hAnsi="Arial Black"/>
          <w:sz w:val="32"/>
          <w:szCs w:val="32"/>
        </w:rPr>
        <w:t>0] ;</w:t>
      </w:r>
      <w:r w:rsidRPr="00DE34D3">
        <w:rPr>
          <w:rFonts w:ascii="Arial Black" w:hAnsi="Arial Black"/>
          <w:sz w:val="32"/>
          <w:szCs w:val="32"/>
        </w:rPr>
        <w:br/>
        <w:t>  </w:t>
      </w:r>
      <w:r w:rsidRPr="00DE34D3">
        <w:rPr>
          <w:rFonts w:ascii="Arial Black" w:hAnsi="Arial Black"/>
          <w:sz w:val="32"/>
          <w:szCs w:val="32"/>
        </w:rPr>
        <w:br/>
      </w:r>
      <w:proofErr w:type="gramStart"/>
      <w:r w:rsidRPr="00DE34D3">
        <w:rPr>
          <w:rFonts w:ascii="Arial Black" w:hAnsi="Arial Black"/>
          <w:sz w:val="32"/>
          <w:szCs w:val="32"/>
        </w:rPr>
        <w:t>for( i</w:t>
      </w:r>
      <w:proofErr w:type="gramEnd"/>
      <w:r w:rsidRPr="00DE34D3">
        <w:rPr>
          <w:rFonts w:ascii="Arial Black" w:hAnsi="Arial Black"/>
          <w:sz w:val="32"/>
          <w:szCs w:val="32"/>
        </w:rPr>
        <w:t>=</w:t>
      </w:r>
      <w:proofErr w:type="gramStart"/>
      <w:r w:rsidRPr="00DE34D3">
        <w:rPr>
          <w:rFonts w:ascii="Arial Black" w:hAnsi="Arial Black"/>
          <w:sz w:val="32"/>
          <w:szCs w:val="32"/>
        </w:rPr>
        <w:t>1;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 &lt; </w:t>
      </w:r>
      <w:proofErr w:type="gramStart"/>
      <w:r w:rsidRPr="00DE34D3">
        <w:rPr>
          <w:rFonts w:ascii="Arial Black" w:hAnsi="Arial Black"/>
          <w:sz w:val="32"/>
          <w:szCs w:val="32"/>
        </w:rPr>
        <w:t>10;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 i++) {</w:t>
      </w:r>
      <w:r w:rsidRPr="00DE34D3">
        <w:rPr>
          <w:rFonts w:ascii="Arial Black" w:hAnsi="Arial Black"/>
          <w:sz w:val="32"/>
          <w:szCs w:val="32"/>
        </w:rPr>
        <w:br/>
        <w:t xml:space="preserve">  </w:t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>("Entrer un entier :"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   Tab[i] = </w:t>
      </w:r>
      <w:proofErr w:type="spellStart"/>
      <w:proofErr w:type="gramStart"/>
      <w:r w:rsidRPr="00DE34D3">
        <w:rPr>
          <w:rFonts w:ascii="Arial Black" w:hAnsi="Arial Black"/>
          <w:sz w:val="32"/>
          <w:szCs w:val="32"/>
        </w:rPr>
        <w:t>sc.nextInt</w:t>
      </w:r>
      <w:proofErr w:type="spellEnd"/>
      <w:proofErr w:type="gramEnd"/>
      <w:r w:rsidRPr="00DE34D3">
        <w:rPr>
          <w:rFonts w:ascii="Arial Black" w:hAnsi="Arial Black"/>
          <w:sz w:val="32"/>
          <w:szCs w:val="32"/>
        </w:rPr>
        <w:t>(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 xml:space="preserve">  if </w:t>
      </w:r>
      <w:proofErr w:type="gramStart"/>
      <w:r w:rsidRPr="00DE34D3">
        <w:rPr>
          <w:rFonts w:ascii="Arial Black" w:hAnsi="Arial Black"/>
          <w:sz w:val="32"/>
          <w:szCs w:val="32"/>
        </w:rPr>
        <w:t>( Tab</w:t>
      </w:r>
      <w:proofErr w:type="gramEnd"/>
      <w:r w:rsidRPr="00DE34D3">
        <w:rPr>
          <w:rFonts w:ascii="Arial Black" w:hAnsi="Arial Black"/>
          <w:sz w:val="32"/>
          <w:szCs w:val="32"/>
        </w:rPr>
        <w:t xml:space="preserve">[i] &gt; </w:t>
      </w:r>
      <w:proofErr w:type="gramStart"/>
      <w:r w:rsidRPr="00DE34D3">
        <w:rPr>
          <w:rFonts w:ascii="Arial Black" w:hAnsi="Arial Black"/>
          <w:sz w:val="32"/>
          <w:szCs w:val="32"/>
        </w:rPr>
        <w:t>Max )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     Max = Tab[i</w:t>
      </w:r>
      <w:proofErr w:type="gramStart"/>
      <w:r w:rsidRPr="00DE34D3">
        <w:rPr>
          <w:rFonts w:ascii="Arial Black" w:hAnsi="Arial Black"/>
          <w:sz w:val="32"/>
          <w:szCs w:val="32"/>
        </w:rPr>
        <w:t>];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 </w:t>
      </w:r>
      <w:proofErr w:type="gramStart"/>
      <w:r w:rsidRPr="00DE34D3">
        <w:rPr>
          <w:rFonts w:ascii="Arial Black" w:hAnsi="Arial Black"/>
          <w:sz w:val="32"/>
          <w:szCs w:val="32"/>
        </w:rPr>
        <w:t>  }</w:t>
      </w:r>
      <w:proofErr w:type="gramEnd"/>
      <w:r w:rsidRPr="00DE34D3">
        <w:rPr>
          <w:rFonts w:ascii="Arial Black" w:hAnsi="Arial Black"/>
          <w:sz w:val="32"/>
          <w:szCs w:val="32"/>
        </w:rPr>
        <w:br/>
        <w:t>  </w:t>
      </w:r>
      <w:r w:rsidRPr="00DE34D3">
        <w:rPr>
          <w:rFonts w:ascii="Arial Black" w:hAnsi="Arial Black"/>
          <w:sz w:val="32"/>
          <w:szCs w:val="32"/>
        </w:rPr>
        <w:br/>
        <w:t xml:space="preserve">  </w:t>
      </w:r>
      <w:proofErr w:type="spellStart"/>
      <w:r w:rsidRPr="00DE34D3">
        <w:rPr>
          <w:rFonts w:ascii="Arial Black" w:hAnsi="Arial Black"/>
          <w:sz w:val="32"/>
          <w:szCs w:val="32"/>
        </w:rPr>
        <w:t>System.out.print</w:t>
      </w:r>
      <w:proofErr w:type="spellEnd"/>
      <w:r w:rsidRPr="00DE34D3">
        <w:rPr>
          <w:rFonts w:ascii="Arial Black" w:hAnsi="Arial Black"/>
          <w:sz w:val="32"/>
          <w:szCs w:val="32"/>
        </w:rPr>
        <w:t xml:space="preserve">("Le maximum </w:t>
      </w:r>
      <w:proofErr w:type="gramStart"/>
      <w:r w:rsidRPr="00DE34D3">
        <w:rPr>
          <w:rFonts w:ascii="Arial Black" w:hAnsi="Arial Black"/>
          <w:sz w:val="32"/>
          <w:szCs w:val="32"/>
        </w:rPr>
        <w:t>est:</w:t>
      </w:r>
      <w:proofErr w:type="gramEnd"/>
      <w:r w:rsidRPr="00DE34D3">
        <w:rPr>
          <w:rFonts w:ascii="Arial Black" w:hAnsi="Arial Black"/>
          <w:sz w:val="32"/>
          <w:szCs w:val="32"/>
        </w:rPr>
        <w:t>"+Max</w:t>
      </w:r>
      <w:proofErr w:type="gramStart"/>
      <w:r w:rsidRPr="00DE34D3">
        <w:rPr>
          <w:rFonts w:ascii="Arial Black" w:hAnsi="Arial Black"/>
          <w:sz w:val="32"/>
          <w:szCs w:val="32"/>
        </w:rPr>
        <w:t>);</w:t>
      </w:r>
      <w:proofErr w:type="gramEnd"/>
      <w:r w:rsidRPr="00DE34D3">
        <w:rPr>
          <w:rFonts w:ascii="Arial Black" w:hAnsi="Arial Black"/>
          <w:sz w:val="32"/>
          <w:szCs w:val="32"/>
        </w:rPr>
        <w:br/>
        <w:t>}</w:t>
      </w:r>
      <w:r w:rsidRPr="00DE34D3">
        <w:rPr>
          <w:rFonts w:ascii="Arial Black" w:hAnsi="Arial Black"/>
          <w:sz w:val="32"/>
          <w:szCs w:val="32"/>
        </w:rPr>
        <w:br/>
        <w:t>}</w:t>
      </w:r>
    </w:p>
    <w:p w14:paraId="7ED48B27" w14:textId="77777777" w:rsidR="00DE34D3" w:rsidRPr="00237329" w:rsidRDefault="00DE34D3">
      <w:pPr>
        <w:rPr>
          <w:rFonts w:ascii="Arial Black" w:hAnsi="Arial Black"/>
          <w:sz w:val="32"/>
          <w:szCs w:val="32"/>
        </w:rPr>
      </w:pPr>
    </w:p>
    <w:sectPr w:rsidR="00DE34D3" w:rsidRPr="002373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7FF"/>
    <w:rsid w:val="00237329"/>
    <w:rsid w:val="003F31BF"/>
    <w:rsid w:val="00B320EA"/>
    <w:rsid w:val="00B33023"/>
    <w:rsid w:val="00CA6A64"/>
    <w:rsid w:val="00CC0B38"/>
    <w:rsid w:val="00D117FF"/>
    <w:rsid w:val="00DE34D3"/>
    <w:rsid w:val="00E2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32C18"/>
  <w15:chartTrackingRefBased/>
  <w15:docId w15:val="{EC680B11-29C0-409B-80BF-742B5A25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1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1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11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1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11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11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11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11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11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1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11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11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117F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117F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117F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117F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117F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117F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11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11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1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11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11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117F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117F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117F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11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117F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117FF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E3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DE34D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DE34D3"/>
    <w:rPr>
      <w:color w:val="800080"/>
      <w:u w:val="single"/>
    </w:rPr>
  </w:style>
  <w:style w:type="character" w:styleId="CodeHTML">
    <w:name w:val="HTML Code"/>
    <w:basedOn w:val="Policepardfaut"/>
    <w:uiPriority w:val="99"/>
    <w:semiHidden/>
    <w:unhideWhenUsed/>
    <w:rsid w:val="00DE34D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E34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Mentionnonrsolue">
    <w:name w:val="Unresolved Mention"/>
    <w:basedOn w:val="Policepardfaut"/>
    <w:uiPriority w:val="99"/>
    <w:semiHidden/>
    <w:unhideWhenUsed/>
    <w:rsid w:val="00DE3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5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1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6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0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3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3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3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8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5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2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3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7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23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36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23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6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86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2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55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35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7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70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31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8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6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66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11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81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80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10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6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65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63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57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13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4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3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5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2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2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1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9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0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6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8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20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99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32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78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20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5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5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43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1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03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2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65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11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4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15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46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2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7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54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2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96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56.png"/><Relationship Id="rId21" Type="http://schemas.openxmlformats.org/officeDocument/2006/relationships/hyperlink" Target="https://blogger.googleusercontent.com/img/b/R29vZ2xl/AVvXsEiEgvc-ZVW4snmGVl_x0OCdlw8fV_3Ai9nOd7cfo0vmZ1wubDkIaM1-Xf5NMP5utZcKAGFHZFZbBMIAJlafBtPp66YtdWvWmihuLJu_-UqGWawrW0AGUiKeEYzugwmPHhABqWqwA8IrAj4/s1600/9.PNG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s://blogger.googleusercontent.com/img/b/R29vZ2xl/AVvXsEgKOee902TP8E0aYkfwytrrc6rLymyFfFc9WDIDa3A1FEGFY3UuaU8ctJXYQVBKLaG2wlSk5uh1S_lO4oWlLkfOyII5SwlOWJ_m6sP9jwa2-0AQsHsA-_-LORjFLxgK2NbDCFjs5mmDZ-I/s1600/61.PNG" TargetMode="External"/><Relationship Id="rId84" Type="http://schemas.openxmlformats.org/officeDocument/2006/relationships/hyperlink" Target="https://blogger.googleusercontent.com/img/b/R29vZ2xl/AVvXsEjef_tMDk1E3uin_vgI8XZviN40FmXyFAtWhk8gc_wPZWnwt8hLWP81A9w2C-DcHgBDn5pVrLlXncvcLaqszEUc1J3EYt4FylS0dbJLxUcpSqiHvCKkBDSaRPAc-Rms3xuNOD47GSeqOPA/s1600/80.PNG" TargetMode="External"/><Relationship Id="rId89" Type="http://schemas.openxmlformats.org/officeDocument/2006/relationships/image" Target="media/image42.png"/><Relationship Id="rId112" Type="http://schemas.openxmlformats.org/officeDocument/2006/relationships/hyperlink" Target="https://blogger.googleusercontent.com/img/b/R29vZ2xl/AVvXsEhL8w3FLWrtiyPhUU3SeSUuk9MZphWW_ibgYEzchF8PlPBb6bOmJ7Px01Wo7azSvm6UEJ3qCbNYKbBZmZNtvUIGQ5WywETbH0C1pk65LtfrIP-XQKy2XZg_00hwEtv-GmDYbSpOTAJrNj4/s1600/02.PNG" TargetMode="External"/><Relationship Id="rId133" Type="http://schemas.openxmlformats.org/officeDocument/2006/relationships/image" Target="media/image64.png"/><Relationship Id="rId138" Type="http://schemas.openxmlformats.org/officeDocument/2006/relationships/hyperlink" Target="http://System.in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51.png"/><Relationship Id="rId11" Type="http://schemas.openxmlformats.org/officeDocument/2006/relationships/hyperlink" Target="https://blogger.googleusercontent.com/img/b/R29vZ2xl/AVvXsEhQUvAuqmB83ntjECasvPzhL_8aaDTUzrX7WJ_QHm9K1F41ym9DOOFiii1M0nEiGSCsgUTUAkmkVGW3pQkEIdSzJC40ZoVd4Uecv_ZhER2Q5YG95lclZ-MBz2zWWYemdOhoPCR0bjTrNAw/s1600/4.PNG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blogger.googleusercontent.com/img/b/R29vZ2xl/AVvXsEgF3hyphenhyphenBnAwZVtivssODuLQwdo-3hkObBQEy6A0oQ1Wmjxy-0eAJJ__vC8WjgCj4iTDi98eByihchrh-lVF1AAukqTgkr7-i695Dte1cR8CUvC0t2GD6JPj_wzFYmMi8ouWp3q2iO9iRlpA/s1600/var.PNG" TargetMode="External"/><Relationship Id="rId53" Type="http://schemas.openxmlformats.org/officeDocument/2006/relationships/image" Target="media/image24.png"/><Relationship Id="rId58" Type="http://schemas.openxmlformats.org/officeDocument/2006/relationships/hyperlink" Target="https://blogger.googleusercontent.com/img/b/R29vZ2xl/AVvXsEjWHpF4-mssqkvcEv7WbS0SRNagJ5yvSNT1yacmgoAwYL7O9dsKF6VCVgHCopS4y4vwIibkrYNwmYO3DW3-8Nhkq906B45sjG2Fyg1fbe5fPf_JtTD1f8g5kwQZJzE_5_KFncniahFLcIM/s1600/38.PNG" TargetMode="External"/><Relationship Id="rId74" Type="http://schemas.openxmlformats.org/officeDocument/2006/relationships/hyperlink" Target="https://blogger.googleusercontent.com/img/b/R29vZ2xl/AVvXsEjJKUvjNqtG_KQ_SCVB9O6cMeTUPVqdJAy7ZozLO7oWYwJa6fq4FQzlAkRYWxOtDCnZkU7Kjl4WWNmWMTGD72eDszyPk7SLQ5DtVV6-72rzj7b_mdC6wMDy0A3RXFH2bVKMmona5Ly261k/s1600/char.PNG" TargetMode="External"/><Relationship Id="rId79" Type="http://schemas.openxmlformats.org/officeDocument/2006/relationships/image" Target="media/image37.png"/><Relationship Id="rId102" Type="http://schemas.openxmlformats.org/officeDocument/2006/relationships/hyperlink" Target="https://blogger.googleusercontent.com/img/b/R29vZ2xl/AVvXsEh_EXbCSco_PVIo0DdV0VcC8y_NccCXvMx9_79J8ay8VlZfkU3hvsAoZFP6xwiy6SLbvJC6MsBoDHPHUVmWFs6pzKhezLnZpijeIEarvtl4I9FWT-pdqOhSofOXzmzTHyvBPmL0SVg8EGs/s1600/100.PNG" TargetMode="External"/><Relationship Id="rId123" Type="http://schemas.openxmlformats.org/officeDocument/2006/relationships/image" Target="media/image59.png"/><Relationship Id="rId128" Type="http://schemas.openxmlformats.org/officeDocument/2006/relationships/hyperlink" Target="https://blogger.googleusercontent.com/img/b/R29vZ2xl/AVvXsEiukfUvYzSaEQ7-zW3-oSkptzdxOuTZnifH5VrwenjQmBbBVMHDN7WgWNpO4TUpE2gKW34WGRMdQLwTqMEozM3KHhEVIyt0c7v8EseejHQVdJytvXGTkg3R1XfBmSkI6PsCZhBx7rvkyfI/s1600/130.PNG" TargetMode="External"/><Relationship Id="rId5" Type="http://schemas.openxmlformats.org/officeDocument/2006/relationships/hyperlink" Target="https://blogger.googleusercontent.com/img/b/R29vZ2xl/AVvXsEjhTtpzd9i0cxBics9YEzPVP_aQK53ZYiCjBHsZc-0UbQATN-ABOH3zVB2oNLQIOo-HDc2mRQ7XrEBIMUlM7N18O9sjQRVnkmT-EHO2xpi3-NWhvwV04xLDpxs4Vnrj85qu096cQs2kSxs/s1600/2.PNG" TargetMode="External"/><Relationship Id="rId90" Type="http://schemas.openxmlformats.org/officeDocument/2006/relationships/hyperlink" Target="https://blogger.googleusercontent.com/img/b/R29vZ2xl/AVvXsEj3_5yXFu8L75I7mhxF87JJGfhXADg6nGqe-M3ylwyEjn4vp_5eLHggewlPXUl7WGLmCRCSvFTkXLqxG7owMIfLmOLdRjKOnMnxdbru6tuS621cBKl42dwNzzLPmr3jEmohhHsII9iUvtM/s1600/90.PNG" TargetMode="External"/><Relationship Id="rId95" Type="http://schemas.openxmlformats.org/officeDocument/2006/relationships/image" Target="media/image45.png"/><Relationship Id="rId22" Type="http://schemas.openxmlformats.org/officeDocument/2006/relationships/image" Target="media/image9.png"/><Relationship Id="rId27" Type="http://schemas.openxmlformats.org/officeDocument/2006/relationships/hyperlink" Target="https://blogger.googleusercontent.com/img/b/R29vZ2xl/AVvXsEhZDXyjQp1TXfI4F0RxHOiltq6psQLE3BLVezpVpHNjymgzfcLTrbvxZ4FB0UK_EuIKJA2iv6EU60gmCwiIKtIXctTdaH2-XXMZsdkI3wwYeSLZxDMRedGGsCayQV1b_aYig_3qaVj6ipI/s1600/16.PNG" TargetMode="External"/><Relationship Id="rId43" Type="http://schemas.openxmlformats.org/officeDocument/2006/relationships/hyperlink" Target="https://blogger.googleusercontent.com/img/b/R29vZ2xl/AVvXsEiUhIUg7QTz_zRJU074_Sqp9yV12kl8wti0z2k54vT6DBVwDwiLrlHBwFIcZJwMQh5BW703eloDJgto4aH_Yj8SeHDUvHJZhrGkBeHET4kTcfFjLJZDi8wpVEzjTJWqWUbbeuP3Lq_jMEo/s1600/25.PNG" TargetMode="External"/><Relationship Id="rId48" Type="http://schemas.openxmlformats.org/officeDocument/2006/relationships/hyperlink" Target="https://blogger.googleusercontent.com/img/b/R29vZ2xl/AVvXsEgrruTrEZ4fKfd5zVJvYEXRtDYXLkBTXObXRRriybIlbg3EnFkNCYEqy3_qZiRNeqlsJpMZuu1P6zD73pZcI2ymvFj_qMBUR780Q96YqmG2fSq-8k-0mEMWyT8bY8eHVEw7Yzh41jev4q4/s1600/27.PNG" TargetMode="External"/><Relationship Id="rId64" Type="http://schemas.openxmlformats.org/officeDocument/2006/relationships/hyperlink" Target="https://blogger.googleusercontent.com/img/b/R29vZ2xl/AVvXsEhUCWB1FIg-PW99SDM6exgf6fqQhlyKTx4MoDIIupam0a45KNnPK_eTfrvIo1HiW0QFjphj-Wgdw-ZT9yRf6B4C1i0q2O2dn8vJaCtUX0xY_BlKLByFPUuzFNt6SuNB90fD83t-aIS2gTo/s1600/53.PNG" TargetMode="Externa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18" Type="http://schemas.openxmlformats.org/officeDocument/2006/relationships/hyperlink" Target="https://blogger.googleusercontent.com/img/b/R29vZ2xl/AVvXsEiVjAAXPP4kRb36EAmxDNEFc-chgHbRzKAFcPbOf4LKY3n1RiAX95qVJGxEeg-4RtaYEF4viljTUJ38d-w0JsWMHjveflQVom4-Y3o4EhUx1IAl7eUOeyJLGADBuAcRiZFul-YIBkvJmaE/s1600/119.PNG" TargetMode="External"/><Relationship Id="rId134" Type="http://schemas.openxmlformats.org/officeDocument/2006/relationships/hyperlink" Target="https://blogger.googleusercontent.com/img/b/R29vZ2xl/AVvXsEgfDegFYY2rKFanLjdH2qqyOJ11aP_IUcPn19uFqMniFmQ9Hh9y44I2KP_D6tYw371GloG2iZGg8VxsLb445-20u0aw2Noq3ThDbrSwWXscHiYI95-DaSjEob5kasSQja4PkOZqXZML_eQ/s1600/Capture.PNG" TargetMode="External"/><Relationship Id="rId13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hyperlink" Target="https://blogger.googleusercontent.com/img/b/R29vZ2xl/AVvXsEhKk7ZLQ67Rv-oGMDdZQDQSAmiS3RB0BN8X2ugqizqQQ-8K6lJ1jlOIQfBemWltoahdPLC3X2UrNmmcdPAYKTyXa3KLX1FzKX9ZK6Ck5mBeUklA-p0bGe61xHnRWbpPCC4QVH_GfFKL_pg/s1600/65.PNG" TargetMode="External"/><Relationship Id="rId80" Type="http://schemas.openxmlformats.org/officeDocument/2006/relationships/hyperlink" Target="https://blogger.googleusercontent.com/img/b/R29vZ2xl/AVvXsEgTOxFf_rfxoxYVWL4zihpexb0Ux1jAKNJaCatZXsRsgJVzL-syZ8WeXlvQQFSP-1h-OD8fD41VcbPN1yEJ4eQL3UShPxPKIgsaHYaYLhycEjeoviG9sIPWdSag92DxVPlUAYU52Ixfy2E/s1600/72.PNG" TargetMode="External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hyperlink" Target="https://blogger.googleusercontent.com/img/b/R29vZ2xl/AVvXsEhp-Cvt9OjZBR9ux5agWk8Id2uHg6U7aRmzUvpo7e-TGOht5ttnxdr_KkcbAufMQqYIg5hsN7cNhZ6YWFNqhELFrUd1kItCN4Qx3v7URjdztGdftdoiG1TnXY9p1f-o3EwmAy9QBKcJSu0/s1600/b.PNG" TargetMode="External"/><Relationship Id="rId121" Type="http://schemas.openxmlformats.org/officeDocument/2006/relationships/image" Target="media/image58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blogger.googleusercontent.com/img/b/R29vZ2xl/AVvXsEjtucUHnvd0VH3ZzqNHZAtMKGj5JBF4zR5MlkU4mibHMDAic_ZyVq-_aP97l_XBXPZn4rAPm4CUz-lmvRxegVjkJ8K5UuMUi6hiRYSNdHf_BYU87oPIBM1rg_2HwzZs9_KRnOaTfkxzrsk/s1600/7.PNG" TargetMode="External"/><Relationship Id="rId25" Type="http://schemas.openxmlformats.org/officeDocument/2006/relationships/hyperlink" Target="https://blogger.googleusercontent.com/img/b/R29vZ2xl/AVvXsEiwYKxOlE9d99HwKbPte3-F7EROcJYDsfBGSpx_8HCmZtWWaS_4XCVRqwg-92I5nTfmmpuyl3nBK1IcRFTbNSk0AjNc1Me0K7pX1_Ol9_OscZlThz26EEJw834ZkjfMyPiiL-gu1kbkG5Q/s1600/10.PNG" TargetMode="External"/><Relationship Id="rId33" Type="http://schemas.openxmlformats.org/officeDocument/2006/relationships/hyperlink" Target="https://blogger.googleusercontent.com/img/b/R29vZ2xl/AVvXsEg7VQeViZC1985UY4bnOGLLXd2fONPiVQf6DYWAvEvd110G5zLGE1lv8YUHjMfT0hun13E_M_20419wZuPiC7t4zvOgPEd1wJQd-waqhgd7wN-VZxtYL1Z01Qkr_ne57GSD5I9frkv-8vY/s1600/comment2.PNG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blogger.googleusercontent.com/img/b/R29vZ2xl/AVvXsEh6d_Y7v8ihydLG5MZrP-13nRUsOanOS-OE8mu0vVj0zrVV5Iz4lVHZoiXlp-wl8l0OcGP7J4Imij647IuNLTLyRzNp2yIVV8nsEPXeVZmuYIuicdMPZDftyrpNgk_7Q6S5C8jBy6kU4VA/s1600/56.PNG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103" Type="http://schemas.openxmlformats.org/officeDocument/2006/relationships/image" Target="media/image49.png"/><Relationship Id="rId108" Type="http://schemas.openxmlformats.org/officeDocument/2006/relationships/hyperlink" Target="https://blogger.googleusercontent.com/img/b/R29vZ2xl/AVvXsEiny_9eAwAqwF7U9SaXehgpMs9MpinW0P95mNE1uDXovJOwsYXbzhq_cTUH1CPSvcicbwtQZx-qoZC6T25fI0poRPLnBcbhZAmAqeiSH_zlorFdYfG9iqlRyFduYhJt3Oeo7CcTVDeMvGo/s1600/109.PNG" TargetMode="External"/><Relationship Id="rId116" Type="http://schemas.openxmlformats.org/officeDocument/2006/relationships/hyperlink" Target="https://blogger.googleusercontent.com/img/b/R29vZ2xl/AVvXsEgWyK6plsusOidIpad_rIUDVAXxQa_e9LCKLANC_EXY9RWQgXJVpPrizeqXB-eS8gcpyt7RTZH0JhJkg06gYX2QhCTQTZJAG4dcs5v6CWl_Aj9BNmbru2R1LZNNOXKYG7pYlhiiGnJF4do/s1600/116.PNG" TargetMode="External"/><Relationship Id="rId124" Type="http://schemas.openxmlformats.org/officeDocument/2006/relationships/hyperlink" Target="https://blogger.googleusercontent.com/img/b/R29vZ2xl/AVvXsEiO1T02tUWv0DBuuNvY2UesQ0oeuSMn7DwHwwOOrCKYQI3twzWFZNKSbEC6zKv-6DZSWUcUMyTeT5o5UmWQX7GO19pLrVLtmQ4AGmbRY7GXSlHKTPYHgab6u_Xsw4pDPBKGZySvZTWIl_M/s1600/03.PNG" TargetMode="External"/><Relationship Id="rId129" Type="http://schemas.openxmlformats.org/officeDocument/2006/relationships/image" Target="media/image62.png"/><Relationship Id="rId137" Type="http://schemas.openxmlformats.org/officeDocument/2006/relationships/hyperlink" Target="http://System.in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blogger.googleusercontent.com/img/b/R29vZ2xl/AVvXsEieVPZZVWfUqv0eZgE7xfiaXIkhtpnQgP3T-wli6OEg0UnzWjV_MBGuq987AI6or0gWvT_2DzH9ptEyz92zkwzW09A3vNNSLzhkpCres5JTrCpXwMtmhE6Td8t2b1bXjcdSWCvnFnj7JK4/s1600/26.PNG" TargetMode="External"/><Relationship Id="rId54" Type="http://schemas.openxmlformats.org/officeDocument/2006/relationships/hyperlink" Target="https://blogger.googleusercontent.com/img/b/R29vZ2xl/AVvXsEizx-zqvQLF9EJk7dCLzWbjfGIV-a567k-kmsDa_qMf3V0HsTqJrDCktJDDufrCNUB4eqEyxkN8I46A7vnNfC1NuMZCXzQV_RDW9z3kxY-aItTdNxDMwmRWJMYxLN0-2uyDYsmIcB07Dfw/s1600/32.PNG" TargetMode="External"/><Relationship Id="rId62" Type="http://schemas.openxmlformats.org/officeDocument/2006/relationships/hyperlink" Target="https://blogger.googleusercontent.com/img/b/R29vZ2xl/AVvXsEgGwmGj6WxmA05FvKb55wqKt0DfnytHwGEF6NaB0TwqMnGmZj7zZfr5MKJHGjMw8muPfVescVLpNfmmoxds0tXnko58GQImg68yqj_xKwsKgF4X6ZWTsVZZyqujoEnPo7FTlAQHbFXDkF0/s1600/50.PNG" TargetMode="External"/><Relationship Id="rId70" Type="http://schemas.openxmlformats.org/officeDocument/2006/relationships/hyperlink" Target="https://blogger.googleusercontent.com/img/b/R29vZ2xl/AVvXsEhsA5Vo_6ioWNsuRgl9VwfvCb0lSF1Hn-1kfmPV16ccsQHYr9RWStvo68Jzor_eaWWaj3-A8wPPy0_Heyaggluk7DUHmNlAKBA80Huu5IiazeftbeWNqrhTeLBmcA8cNWnMBDxCd09MAho/s1600/64.PNG" TargetMode="External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hyperlink" Target="https://blogger.googleusercontent.com/img/b/R29vZ2xl/AVvXsEjedXF33-4dnnUA2XA3FxvBmXRD6OX2EAClOEhM5eIQBPDQ-7y9mFNki8SjDY0M4v4y_kFmtvhHKiDevwAz7468648GZIEyaAd0oK9V21xDzNUJbLTVOEQ1XOTRgQ8jr8qO6EDDg8ElJDc/s1600/89.PNG" TargetMode="External"/><Relationship Id="rId91" Type="http://schemas.openxmlformats.org/officeDocument/2006/relationships/image" Target="media/image43.png"/><Relationship Id="rId96" Type="http://schemas.openxmlformats.org/officeDocument/2006/relationships/hyperlink" Target="https://blogger.googleusercontent.com/img/b/R29vZ2xl/AVvXsEhtN526BM0HOj6z9av0MdXeZeFqkarVe4RKrJJNDTPdmRJck0JyxKv8VUmZepUVl01WP4rvYIZhF8_3dd0-ARpVYwUeLBG99VOt0zeK3G1xICng2axMovgnDU1xAzyW2qL7eOAAIPp4-DU/s1600/96.PNG" TargetMode="External"/><Relationship Id="rId111" Type="http://schemas.openxmlformats.org/officeDocument/2006/relationships/image" Target="media/image53.png"/><Relationship Id="rId132" Type="http://schemas.openxmlformats.org/officeDocument/2006/relationships/hyperlink" Target="https://blogger.googleusercontent.com/img/b/R29vZ2xl/AVvXsEiGQg02KSHziuI4b6Jq3fmOd4-owvdo5uFJgJefnPRj8iv9qQmFZilPdnOAIh8qcMyQPiHUHlseF9gVngMsLDQl42dbuuylmCbu24coQufQ_g5Ay1gV9_-HL_zCRH-XqGta3b-F3M0eJwY/s1600/136.PNG" TargetMode="External"/><Relationship Id="rId14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blogger.googleusercontent.com/img/b/R29vZ2xl/AVvXsEjr6jhyCMpdWQDO92eMWclT6q74PFNKQNC9m2RmpmVCmuplD5NTH9QiIXr6CYyUwCD9VlRZBhKThT1mwuj_dBSzqGBO9AmWOqLsMqNAwMKe8N17LQnTJmeFE7tzawvEdcGnMek5BQxxYRs/s1600/6.PNG" TargetMode="External"/><Relationship Id="rId23" Type="http://schemas.openxmlformats.org/officeDocument/2006/relationships/hyperlink" Target="https://blogger.googleusercontent.com/img/b/R29vZ2xl/AVvXsEhGMr9FCGVk4oimAvx9ZMvz72X1Wnq4B28i-X1fncxaq4f_oiTA2QworEqyqM1aRI4aLfSlFwHeyNJXr07qDlq_F5I47MIFGuDvWjERO6I6Vbkk2tVO7Jf_bA9DzKYlBA3G0yvcJcTruNI/s1600/11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hyperlink" Target="https://blogger.googleusercontent.com/img/b/R29vZ2xl/AVvXsEj8HlC33eDtcYNRywKe4c3HZBbEG5s8gH0m-WKiMBX1lbGRyJVpfN1BcCz0uHdQdJ7jss94Nq7JvUj7SBUad_DykEE7Kuo1JQDZpeHjvpjlcbdFFPOXolAy92Bu9ER8CjanYLUHbb6Uw9w/s1600/106.PNG" TargetMode="External"/><Relationship Id="rId114" Type="http://schemas.openxmlformats.org/officeDocument/2006/relationships/hyperlink" Target="https://blogger.googleusercontent.com/img/b/R29vZ2xl/AVvXsEi3GqYHaN6iaQ2vno-UTxQRYoLpPVaJqSLHfaS23Abt5WOR_VvsBOaMjjcz64xhGrRBPYw8yCUjr6V4V_I5t2O0Ast0u6BxXXsMfeHZ2ZngCygg6jnAfEdaamYsG-Z2e0MRIE2QCpfRGdA/s1600/113.PNG" TargetMode="External"/><Relationship Id="rId119" Type="http://schemas.openxmlformats.org/officeDocument/2006/relationships/image" Target="media/image57.png"/><Relationship Id="rId127" Type="http://schemas.openxmlformats.org/officeDocument/2006/relationships/image" Target="media/image61.png"/><Relationship Id="rId10" Type="http://schemas.openxmlformats.org/officeDocument/2006/relationships/image" Target="media/image3.png"/><Relationship Id="rId31" Type="http://schemas.openxmlformats.org/officeDocument/2006/relationships/hyperlink" Target="https://blogger.googleusercontent.com/img/b/R29vZ2xl/AVvXsEj8SNKIeUxIEzVhxmfey9sjlmNypq2W1yEBND_0J4dsCEqHIb60zYaSJ_N-EEyGfUuDehSHBVXFWYrmJ7WE9kXePLCrWOFhXFCCnTpTL33u_gbogXSbY8xpZW2rgI5CJkRirnLE3vM-Z9k/s242/com.PNG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blogger.googleusercontent.com/img/b/R29vZ2xl/AVvXsEiwcGoatkNwJFxaeG6Y64-YMxdw6J7Gd-jy9bCoQxC_kQnS90Ja69F-qgoVYhJsJmeuXQrAJd51yDef9K4ZsDeyeU6TknieB16AoHlvzlGh3YoHMzTLJSzCBtYVLNjJt3Po7Nqr7ujRqFw/s1600/29.PNG" TargetMode="External"/><Relationship Id="rId60" Type="http://schemas.openxmlformats.org/officeDocument/2006/relationships/hyperlink" Target="https://blogger.googleusercontent.com/img/b/R29vZ2xl/AVvXsEgc7jkEXaygk0QZYv7-5AynfUlnevGyt6wJ-Q-CYLBC4lwslIXXZmZdTJXnaX0CTHMsVBBTZk679vxLX3U8L2mJVqJMddTf09Z-CqvHmV5xpXZTGjL09WBNHrncDCIL1t_SZyMMkjcp7p4/s1600/41.PNG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hyperlink" Target="https://blogger.googleusercontent.com/img/b/R29vZ2xl/AVvXsEjs2BXrMVDEY9k_Arza2MMpz1NVr8bJzqgOKArsb9NhWVnAdWMb8Ox_abg6uALhWTTIWiH5Pw0vbiDy8QMMbSbO7tIdI5Sm7g82yRvqywmH6Fr18zDxmz9htPlohPRiEojPpkT5N3fx21g/s1600/71.PNG" TargetMode="External"/><Relationship Id="rId81" Type="http://schemas.openxmlformats.org/officeDocument/2006/relationships/image" Target="media/image38.png"/><Relationship Id="rId86" Type="http://schemas.openxmlformats.org/officeDocument/2006/relationships/hyperlink" Target="https://blogger.googleusercontent.com/img/b/R29vZ2xl/AVvXsEgprXF9ZMYvhBA9XkokoP-kh0xOoGMimnJOgNFd3RCvgEW5RuaOIIP8MXoeJiP-ExrOhUyLNHQGZyYLg4naCm2BNvfN89cltiTwRSbEsnmWYFOPCNTqWdjrBGA-zeNwqZZyhXtbCEvEMuc/s1600/85.PNG" TargetMode="External"/><Relationship Id="rId94" Type="http://schemas.openxmlformats.org/officeDocument/2006/relationships/hyperlink" Target="https://blogger.googleusercontent.com/img/b/R29vZ2xl/AVvXsEgQZLqUIauUEkhoZqNIwmrKNhfCWFoYLG16oBRhk1ASSBazbJtqrcbFeOKCTES3aKYda5aOI5_atmTvM5phKe2eXaqU49xzjEh3kWNZJGdP96JC8HY19b7xcJMhrZiQHxqyPICVq4zffG8/s1600/93.PNG" TargetMode="Externa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hyperlink" Target="https://blogger.googleusercontent.com/img/b/R29vZ2xl/AVvXsEhQW3rUyCnjA3pq0yiW7BP49OVeT4fgXJ0U5cXEneze6E4PrI1E5yPAmzw3DRRHEdbiXsH2ozNRzkOE4rALrFVGzobclYiUfpNeV7f0xyodjQ-lnX6dgkfR7JrF0IM62SKjuJuxIJzWWLE/s1600/125.PNG" TargetMode="External"/><Relationship Id="rId130" Type="http://schemas.openxmlformats.org/officeDocument/2006/relationships/hyperlink" Target="https://blogger.googleusercontent.com/img/b/R29vZ2xl/AVvXsEi6Jx9a_vRfOZnt_G2xqE9B67KoR2RVNIG2vT4WZk4UFM6pBOlEj1AMcVCNMmdVySUYJ2qIsENMHIQkdult4enLg9X5aWNibq80s32GSdyIkgyopwy2UXvDtdu_ita34qAOGw5tCA5ui6Y/s1600/133.PNG" TargetMode="External"/><Relationship Id="rId135" Type="http://schemas.openxmlformats.org/officeDocument/2006/relationships/image" Target="media/image65.png"/><Relationship Id="rId4" Type="http://schemas.openxmlformats.org/officeDocument/2006/relationships/hyperlink" Target="https://www.oracle.com/java/technologies/javase-downloads.html" TargetMode="External"/><Relationship Id="rId9" Type="http://schemas.openxmlformats.org/officeDocument/2006/relationships/hyperlink" Target="https://blogger.googleusercontent.com/img/b/R29vZ2xl/AVvXsEgtSj3i12AM2Wy-A0TRjNus-JOTF-9PBIIFYtFrpRdVrLx7BsBg1g-x0D1uqi8yQgHbf8TdoCxzEEJ-gs_EkY7Qq7w_SGXIEvigtWgzYA68KWf7GXimR5tmFWURvzZaCu2zxm3jhbEB68w/s1600/3.PNG" TargetMode="External"/><Relationship Id="rId13" Type="http://schemas.openxmlformats.org/officeDocument/2006/relationships/hyperlink" Target="https://blogger.googleusercontent.com/img/b/R29vZ2xl/AVvXsEjVVPOtDWdmVgZK26UoX8s4AiM7UBKpDqMWjOvtI3kDGFFHU2d0tSpdPqqFu5yv_BJgKGhIT30uGa9uxVUpI5Qrd6HDi75vrL1vLAfUX-XUZEAIObUf8Q8MHLKFv0jJW77RZWzAD81a14A/s1600/5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blogger.googleusercontent.com/img/b/R29vZ2xl/AVvXsEhlT8411O3RPuKp0_wsdDkpnbzGpwGa_96YAQq1bFZjwNg60rnPe4SpyuZtKTwugW5cx4MUtdODVa3H8jcbBAjFE-eKnrsBgq_QjJls0zGL-UHQXGC0OfOOAn9Qd8TlE0iU-0d2FEIyrDQ/s1600/operations.PNG" TargetMode="External"/><Relationship Id="rId109" Type="http://schemas.openxmlformats.org/officeDocument/2006/relationships/image" Target="media/image52.png"/><Relationship Id="rId34" Type="http://schemas.openxmlformats.org/officeDocument/2006/relationships/image" Target="media/image15.png"/><Relationship Id="rId50" Type="http://schemas.openxmlformats.org/officeDocument/2006/relationships/hyperlink" Target="https://blogger.googleusercontent.com/img/b/R29vZ2xl/AVvXsEiPwInIySQVZ8XJ4NrZqDLjfokLxUFCeL6Kt6Bo3ssvVf0EZZIJfJLNAzmmz6XYzUsPraNN2qSxVbLqeMfKFbvxHVu65ITFZkDe4mfOJYxxWh4FZ76QGk_myo1stMLpz47oR7wjtDjlrjM/s1600/28.PNG" TargetMode="External"/><Relationship Id="rId55" Type="http://schemas.openxmlformats.org/officeDocument/2006/relationships/image" Target="media/image25.png"/><Relationship Id="rId76" Type="http://schemas.openxmlformats.org/officeDocument/2006/relationships/hyperlink" Target="https://blogger.googleusercontent.com/img/b/R29vZ2xl/AVvXsEhPi-0hH8gzedMlpGnovjy3T4HrmB8VZAWg8U_7GkK5EUo_d0ElzKcRkEPCFXpHdcHB7wUdtdEXNeAfFD0iSLq-UrTzH5fd3dXzdp1mpEYlXkia9JC1ZF9zlxCJ0F2gVz2RxMSmTGEBu1M/s1600/70.PNG" TargetMode="External"/><Relationship Id="rId97" Type="http://schemas.openxmlformats.org/officeDocument/2006/relationships/image" Target="media/image46.png"/><Relationship Id="rId104" Type="http://schemas.openxmlformats.org/officeDocument/2006/relationships/hyperlink" Target="https://blogger.googleusercontent.com/img/b/R29vZ2xl/AVvXsEhH6xita7g3FcdGRS-Vol04h2grQ3USTC2lotVGe9Y8vwkt5uJQgGvtGU63vwdfBLYS0h9oIgvV6qxx8vYOAhOOd3EzegxNYsm3Xcy_k_Lsdlz2rSMAXfJp68WnxTilNPTt43X3cY7MI2s/s1600/103.PNG" TargetMode="External"/><Relationship Id="rId120" Type="http://schemas.openxmlformats.org/officeDocument/2006/relationships/hyperlink" Target="https://blogger.googleusercontent.com/img/b/R29vZ2xl/AVvXsEg2N7_njNJoblhAZgswn8ztzhdUbNHGjUNxgFc46QYQ-rUIlJKuqj83mXXaQiJGyrE8AanlIIp5jDVJFhcn3_8AITeHXdo3y4pwE9SiYQBtWeHtVG2d6HMXtNJtexQOJ4ZPRtsoLK9IkV0/s1600/122.PNG" TargetMode="External"/><Relationship Id="rId125" Type="http://schemas.openxmlformats.org/officeDocument/2006/relationships/image" Target="media/image60.png"/><Relationship Id="rId7" Type="http://schemas.openxmlformats.org/officeDocument/2006/relationships/hyperlink" Target="https://blogger.googleusercontent.com/img/b/R29vZ2xl/AVvXsEirTEshvKaU19vznr7x_-LUiFOJAGG8ACpi5ZbKqsiHRy4oQL0nVC8LYwwEsVIwu2kMs7a7seIYjoPLLD68nf0Lcy3DbQvV4FrpmDE-VAq6Uw17_8pIzErptoOJ0DuBpSsY3nHFIbwFp68/s1600/Eclipse.png" TargetMode="External"/><Relationship Id="rId71" Type="http://schemas.openxmlformats.org/officeDocument/2006/relationships/image" Target="media/image33.png"/><Relationship Id="rId92" Type="http://schemas.openxmlformats.org/officeDocument/2006/relationships/hyperlink" Target="https://blogger.googleusercontent.com/img/b/R29vZ2xl/AVvXsEjC_HoFAmI3GlDXDSY2PL4nqxQGx2YkgWU9cJVQD_jHio3GqOChqFW7zY3_O9SUO8OgU9hFhs6GNHN9BMDGnqgb7bClIbyNQOtcbG8N7jAzI7TL776qCjd_Eahz2VpW7p8tOSJvm3XcV-M/s1600/switch.PNG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blogger.googleusercontent.com/img/b/R29vZ2xl/AVvXsEgdq4x2KnVJ-2iXqwNfrHHgn6VI6hxuE9yQGFrKdnuG_BJlDxXkPxhC_er43sX9qok6kpyun9vlLTItdzwjHSxoogEoaLGwDbWiTy8eQWxw9jMwOQNsF4o79sS6gjqX8zYZkTRpflwZ62U/s1600/24.PNG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yperlink" Target="https://blogger.googleusercontent.com/img/b/R29vZ2xl/AVvXsEhY3eEgnrqLOqpAHy3ANsiXvxP9rLr1q9P6HNu8Ut-tqq9a6F6SW9lacaftLWOogUMnXM0703Si4D8Cg0g8GvSSPqx8_zT5F1zZMVFprBYP864z_CFPkqQWUvRJ6r3_VJ_85weDTzmOw5c/s1600/24.PNG" TargetMode="External"/><Relationship Id="rId66" Type="http://schemas.openxmlformats.org/officeDocument/2006/relationships/hyperlink" Target="https://blogger.googleusercontent.com/img/b/R29vZ2xl/AVvXsEitTrzUGZFoW2L8VJfypCRRYt2UpTnpBeFSP9BTopVU5wfZM-A5uCVW4qQo4OBwSSr6a7n_FOoEq6Y9ZjpZJ20_1-x8YddSC5-xcgEljh5yDebtmgdsvYkneKsHkiQIYV_t7sG3LbXlTTg/s1600/58.PNG" TargetMode="External"/><Relationship Id="rId87" Type="http://schemas.openxmlformats.org/officeDocument/2006/relationships/image" Target="media/image41.png"/><Relationship Id="rId110" Type="http://schemas.openxmlformats.org/officeDocument/2006/relationships/hyperlink" Target="https://blogger.googleusercontent.com/img/b/R29vZ2xl/AVvXsEhribFy-b9WMZS1kKXx0ByScKgFwuolGY5QAry-9NVDWqEKrfZNoOs7GRBbJEUKUXuoHxTYWPBWyQpl3h3BjUw5HlUXtpe_KBILBSx9GRwXPoSI4QYjyx12TSIJeJWAZdFXww5sI4qiMqM/s1600/01.PNG" TargetMode="External"/><Relationship Id="rId115" Type="http://schemas.openxmlformats.org/officeDocument/2006/relationships/image" Target="media/image55.png"/><Relationship Id="rId131" Type="http://schemas.openxmlformats.org/officeDocument/2006/relationships/image" Target="media/image63.png"/><Relationship Id="rId136" Type="http://schemas.openxmlformats.org/officeDocument/2006/relationships/hyperlink" Target="http://system.in/" TargetMode="External"/><Relationship Id="rId61" Type="http://schemas.openxmlformats.org/officeDocument/2006/relationships/image" Target="media/image28.png"/><Relationship Id="rId82" Type="http://schemas.openxmlformats.org/officeDocument/2006/relationships/hyperlink" Target="https://blogger.googleusercontent.com/img/b/R29vZ2xl/AVvXsEiFwSAmYCWG9pIQdvdWq6AIk9a7lkIeOsocBj5R6cmMuh8Hv_VzezU2OIbqcM7oHeA5iD5pHmqurdmDCy5XlUdLQ0KGSYXqFFqqT8hBSP_GbaSS2HzckWGmvoPfu6esC_7XqljgT9Hexh8/s1600/76.PNG" TargetMode="External"/><Relationship Id="rId19" Type="http://schemas.openxmlformats.org/officeDocument/2006/relationships/hyperlink" Target="https://blogger.googleusercontent.com/img/b/R29vZ2xl/AVvXsEif1-5io1QPkme-6ag1BvKlOMVOPvDE9PqDSXBV2kFN6OVmgCU6TEJNYhXMbZOBo38R1xBms9aZnNMHEjIY9Ymbv_LoafrekxpyxOsGEjmzZhm-RtxAyRNLko0tTOXnZgq9jpmQv2m67tg/s1600/8.PNG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hyperlink" Target="https://blogger.googleusercontent.com/img/b/R29vZ2xl/AVvXsEhbcEMSgxpsN9PDoRAIjClhWATZdAU5-Ua_TC7oYJ8nMyqoazZ1ilAX20yJXCfyqRQWx-ZCCnZH7HEL3wd3Xgwo4-QwpuzhTgTJbHhw045uTh1ccWZoPEW2wRs5Tf7StW_5yVJ_Njr5__w/s1600/19.PNG" TargetMode="External"/><Relationship Id="rId56" Type="http://schemas.openxmlformats.org/officeDocument/2006/relationships/hyperlink" Target="https://blogger.googleusercontent.com/img/b/R29vZ2xl/AVvXsEhs_QsarX9wMdYMz4jXZpnl30DdKLN_J6l5L9Tw_JJAL7lNxP_QW_YI_dnwo37IlJ8vzXDWwRy4Zcu4GbBLU6rU5j5Bigd9TCgjfH3y5Wa8kAwKyv4CpQ33mtjtugioXiQWHxm0MpbacqA/s1600/35.PNG" TargetMode="External"/><Relationship Id="rId77" Type="http://schemas.openxmlformats.org/officeDocument/2006/relationships/image" Target="media/image36.png"/><Relationship Id="rId100" Type="http://schemas.openxmlformats.org/officeDocument/2006/relationships/hyperlink" Target="https://blogger.googleusercontent.com/img/b/R29vZ2xl/AVvXsEilhP9QL9SH9fAOq2ofDy5ltoaTFf16P7wHFFVVBucQ6pTLriyzir33a6-C1An_9vrZe6Vf2u0AqvO5iDNmAAqFogIsZJN8y1gbEk6dP51k5_6ASqnf4_NyykhdGWK2Htsv67RqqqHToTs/s1600/99.PNG" TargetMode="External"/><Relationship Id="rId105" Type="http://schemas.openxmlformats.org/officeDocument/2006/relationships/image" Target="media/image50.png"/><Relationship Id="rId126" Type="http://schemas.openxmlformats.org/officeDocument/2006/relationships/hyperlink" Target="https://blogger.googleusercontent.com/img/b/R29vZ2xl/AVvXsEgOOxuqZAGjFE9UgYZRpKPR_-P_GQgscu4xqkUNGyWizJ_5k_iCK24jkY2ouPzlgIv6HIRkywVxlrULzGeTj_uz4U28Ech9tQK5uKtZx5GGWG-eHCcH0BNG7b8JKLKoqV-P9dMx4rlh8xw/s1600/127.PN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58</Pages>
  <Words>3574</Words>
  <Characters>19657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DIALLO Mamadou Aliou</dc:creator>
  <cp:keywords/>
  <dc:description/>
  <cp:lastModifiedBy>DIALLO Mamadou Aliou</cp:lastModifiedBy>
  <cp:revision>1</cp:revision>
  <cp:lastPrinted>2025-06-05T07:18:00Z</cp:lastPrinted>
  <dcterms:created xsi:type="dcterms:W3CDTF">2025-06-05T06:54:00Z</dcterms:created>
  <dcterms:modified xsi:type="dcterms:W3CDTF">2025-06-05T07:27:00Z</dcterms:modified>
</cp:coreProperties>
</file>